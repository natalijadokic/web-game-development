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E9EEA" w14:textId="77777777" w:rsidR="005F10B8" w:rsidRPr="00270BE5" w:rsidRDefault="005F10B8" w:rsidP="00C51391">
      <w:pPr>
        <w:spacing w:after="0" w:line="240" w:lineRule="auto"/>
        <w:jc w:val="left"/>
        <w:rPr>
          <w:rFonts w:ascii="Times New Roman" w:hAnsi="Times New Roman"/>
          <w:lang w:eastAsia="en-GB"/>
        </w:rPr>
      </w:pPr>
      <w:bookmarkStart w:id="0" w:name="_GoBack"/>
      <w:bookmarkEnd w:id="0"/>
    </w:p>
    <w:p w14:paraId="11E9E701" w14:textId="77777777" w:rsidR="000D4660" w:rsidRDefault="00110528" w:rsidP="000D4660">
      <w:pPr>
        <w:spacing w:after="0" w:line="240" w:lineRule="auto"/>
        <w:jc w:val="left"/>
        <w:rPr>
          <w:rFonts w:ascii="Times New Roman" w:hAnsi="Times New Roman"/>
          <w:lang w:eastAsia="en-GB"/>
        </w:rPr>
      </w:pPr>
      <w:r w:rsidRPr="00270BE5">
        <w:rPr>
          <w:rFonts w:ascii="Times New Roman" w:hAnsi="Times New Roman"/>
          <w:lang w:eastAsia="en-GB"/>
        </w:rPr>
        <w:t xml:space="preserve">Our dataset build started with collecting information from the Edge.org on all of the conversations and annual questions. We built a program that downloaded the information from the website, including the year, title, link to, and type of the conversation, as well as the text itself and who said it. Two independent coders then coded gender of the contributors based on their profile picture on Edge.org, or, if that was not available, pictures and pronouns on other reputable websites. We then manually collected information on the job title, workplace, and PhD by finding CVs, university webpages, news articles, personal websites, and Linkedin profiles. We wrote a program to collect the US News and World Report International Rankings and the Shanghai Rankings and manually gathered the rankings from the National US News and World Report Rankings. We then ran the text </w:t>
      </w:r>
      <w:r w:rsidR="00382097" w:rsidRPr="00270BE5">
        <w:rPr>
          <w:rFonts w:ascii="Times New Roman" w:hAnsi="Times New Roman"/>
          <w:lang w:eastAsia="en-GB"/>
        </w:rPr>
        <w:t xml:space="preserve">of the conversations and annual question responses </w:t>
      </w:r>
      <w:r w:rsidRPr="00270BE5">
        <w:rPr>
          <w:rFonts w:ascii="Times New Roman" w:hAnsi="Times New Roman"/>
          <w:lang w:eastAsia="en-GB"/>
        </w:rPr>
        <w:t xml:space="preserve">through the LIWC program. Finally, we calculated the rest of the variables (such as </w:t>
      </w:r>
      <w:r w:rsidR="00382097" w:rsidRPr="00270BE5">
        <w:rPr>
          <w:rFonts w:ascii="Times New Roman" w:hAnsi="Times New Roman"/>
          <w:lang w:eastAsia="en-GB"/>
        </w:rPr>
        <w:t>number of fe</w:t>
      </w:r>
      <w:r w:rsidRPr="00270BE5">
        <w:rPr>
          <w:rFonts w:ascii="Times New Roman" w:hAnsi="Times New Roman"/>
          <w:lang w:eastAsia="en-GB"/>
        </w:rPr>
        <w:t>male contributors</w:t>
      </w:r>
      <w:r w:rsidR="00382097" w:rsidRPr="00270BE5">
        <w:rPr>
          <w:rFonts w:ascii="Times New Roman" w:hAnsi="Times New Roman"/>
          <w:lang w:eastAsia="en-GB"/>
        </w:rPr>
        <w:t xml:space="preserve"> to a conversation</w:t>
      </w:r>
      <w:r w:rsidRPr="00270BE5">
        <w:rPr>
          <w:rFonts w:ascii="Times New Roman" w:hAnsi="Times New Roman"/>
          <w:lang w:eastAsia="en-GB"/>
        </w:rPr>
        <w:t>, previous contributions</w:t>
      </w:r>
      <w:r w:rsidR="00382097" w:rsidRPr="00270BE5">
        <w:rPr>
          <w:rFonts w:ascii="Times New Roman" w:hAnsi="Times New Roman"/>
          <w:lang w:eastAsia="en-GB"/>
        </w:rPr>
        <w:t xml:space="preserve"> by the person to the Edge</w:t>
      </w:r>
      <w:r w:rsidRPr="00270BE5">
        <w:rPr>
          <w:rFonts w:ascii="Times New Roman" w:hAnsi="Times New Roman"/>
          <w:lang w:eastAsia="en-GB"/>
        </w:rPr>
        <w:t xml:space="preserve">, etc.) based on the data we had already collected. </w:t>
      </w:r>
    </w:p>
    <w:p w14:paraId="720B2915" w14:textId="77777777" w:rsidR="000D4660" w:rsidRDefault="000D4660" w:rsidP="000D4660">
      <w:pPr>
        <w:spacing w:after="0" w:line="240" w:lineRule="auto"/>
        <w:jc w:val="left"/>
        <w:rPr>
          <w:rFonts w:ascii="Times New Roman" w:hAnsi="Times New Roman"/>
          <w:lang w:eastAsia="en-GB"/>
        </w:rPr>
      </w:pPr>
    </w:p>
    <w:p w14:paraId="0F30F9E2" w14:textId="554FD0D4" w:rsidR="00110528" w:rsidRPr="00270BE5" w:rsidRDefault="00110528" w:rsidP="000D4660">
      <w:pPr>
        <w:spacing w:line="240" w:lineRule="auto"/>
        <w:jc w:val="left"/>
        <w:rPr>
          <w:rFonts w:ascii="Times New Roman" w:hAnsi="Times New Roman"/>
          <w:lang w:eastAsia="en-GB"/>
        </w:rPr>
      </w:pPr>
      <w:r w:rsidRPr="00270BE5">
        <w:rPr>
          <w:rFonts w:ascii="Times New Roman" w:hAnsi="Times New Roman"/>
          <w:lang w:eastAsia="en-GB"/>
        </w:rPr>
        <w:t xml:space="preserve">The descriptions below include the </w:t>
      </w:r>
      <w:r w:rsidR="00B56571" w:rsidRPr="00270BE5">
        <w:rPr>
          <w:rFonts w:ascii="Times New Roman" w:hAnsi="Times New Roman"/>
          <w:lang w:eastAsia="en-GB"/>
        </w:rPr>
        <w:t xml:space="preserve">variable </w:t>
      </w:r>
      <w:r w:rsidRPr="00270BE5">
        <w:rPr>
          <w:rFonts w:ascii="Times New Roman" w:hAnsi="Times New Roman"/>
          <w:lang w:eastAsia="en-GB"/>
        </w:rPr>
        <w:t>name</w:t>
      </w:r>
      <w:r w:rsidR="00B56571" w:rsidRPr="00270BE5">
        <w:rPr>
          <w:rFonts w:ascii="Times New Roman" w:hAnsi="Times New Roman"/>
          <w:lang w:eastAsia="en-GB"/>
        </w:rPr>
        <w:t>s</w:t>
      </w:r>
      <w:r w:rsidRPr="00270BE5">
        <w:rPr>
          <w:rFonts w:ascii="Times New Roman" w:hAnsi="Times New Roman"/>
          <w:lang w:eastAsia="en-GB"/>
        </w:rPr>
        <w:t xml:space="preserve"> in the full version of the dataset a</w:t>
      </w:r>
      <w:r w:rsidR="00B56571" w:rsidRPr="00270BE5">
        <w:rPr>
          <w:rFonts w:ascii="Times New Roman" w:hAnsi="Times New Roman"/>
          <w:lang w:eastAsia="en-GB"/>
        </w:rPr>
        <w:t>s well as</w:t>
      </w:r>
      <w:r w:rsidRPr="00270BE5">
        <w:rPr>
          <w:rFonts w:ascii="Times New Roman" w:hAnsi="Times New Roman"/>
          <w:lang w:eastAsia="en-GB"/>
        </w:rPr>
        <w:t xml:space="preserve"> the shortened </w:t>
      </w:r>
      <w:r w:rsidR="00B56571" w:rsidRPr="00270BE5">
        <w:rPr>
          <w:rFonts w:ascii="Times New Roman" w:hAnsi="Times New Roman"/>
          <w:lang w:eastAsia="en-GB"/>
        </w:rPr>
        <w:t xml:space="preserve">variable </w:t>
      </w:r>
      <w:r w:rsidRPr="00270BE5">
        <w:rPr>
          <w:rFonts w:ascii="Times New Roman" w:hAnsi="Times New Roman"/>
          <w:lang w:eastAsia="en-GB"/>
        </w:rPr>
        <w:t xml:space="preserve">name used in the dataset for older software. </w:t>
      </w:r>
    </w:p>
    <w:p w14:paraId="64EEFF75" w14:textId="77777777" w:rsidR="00110528" w:rsidRPr="00270BE5" w:rsidRDefault="00110528" w:rsidP="00110528">
      <w:pPr>
        <w:pStyle w:val="ListParagraph"/>
        <w:numPr>
          <w:ilvl w:val="0"/>
          <w:numId w:val="1"/>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Conversation level:</w:t>
      </w:r>
    </w:p>
    <w:p w14:paraId="3FCB19B9" w14:textId="0A0E0617" w:rsidR="00110528" w:rsidRPr="00270BE5" w:rsidRDefault="00110528" w:rsidP="00110528">
      <w:pPr>
        <w:pStyle w:val="ListParagraph"/>
        <w:numPr>
          <w:ilvl w:val="1"/>
          <w:numId w:val="2"/>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Year</w:t>
      </w:r>
      <w:r w:rsidRPr="00270BE5">
        <w:rPr>
          <w:rFonts w:ascii="Times New Roman" w:hAnsi="Times New Roman" w:cs="Times New Roman"/>
          <w:lang w:eastAsia="en-GB"/>
        </w:rPr>
        <w:t xml:space="preserve">: </w:t>
      </w:r>
      <w:r w:rsidR="003A092F" w:rsidRPr="00270BE5">
        <w:rPr>
          <w:rFonts w:ascii="Times New Roman" w:hAnsi="Times New Roman" w:cs="Times New Roman"/>
          <w:lang w:eastAsia="en-GB"/>
        </w:rPr>
        <w:t>T</w:t>
      </w:r>
      <w:r w:rsidRPr="00270BE5">
        <w:rPr>
          <w:rFonts w:ascii="Times New Roman" w:hAnsi="Times New Roman" w:cs="Times New Roman"/>
          <w:lang w:eastAsia="en-GB"/>
        </w:rPr>
        <w:t xml:space="preserve">he year when </w:t>
      </w:r>
      <w:r w:rsidR="003A092F" w:rsidRPr="00270BE5">
        <w:rPr>
          <w:rFonts w:ascii="Times New Roman" w:hAnsi="Times New Roman" w:cs="Times New Roman"/>
          <w:lang w:eastAsia="en-GB"/>
        </w:rPr>
        <w:t xml:space="preserve">the </w:t>
      </w:r>
      <w:r w:rsidR="001A48CF" w:rsidRPr="00270BE5">
        <w:rPr>
          <w:rFonts w:ascii="Times New Roman" w:hAnsi="Times New Roman" w:cs="Times New Roman"/>
          <w:lang w:eastAsia="en-GB"/>
        </w:rPr>
        <w:t>conversation</w:t>
      </w:r>
      <w:r w:rsidRPr="00270BE5">
        <w:rPr>
          <w:rFonts w:ascii="Times New Roman" w:hAnsi="Times New Roman" w:cs="Times New Roman"/>
          <w:lang w:eastAsia="en-GB"/>
        </w:rPr>
        <w:t xml:space="preserve"> took place</w:t>
      </w:r>
      <w:r w:rsidR="00074427" w:rsidRPr="00270BE5">
        <w:rPr>
          <w:rFonts w:ascii="Times New Roman" w:hAnsi="Times New Roman" w:cs="Times New Roman"/>
          <w:lang w:eastAsia="en-GB"/>
        </w:rPr>
        <w:t>.</w:t>
      </w:r>
    </w:p>
    <w:p w14:paraId="6DA6AF76" w14:textId="330DC43C" w:rsidR="00110528" w:rsidRPr="00270BE5" w:rsidRDefault="00110528" w:rsidP="00110528">
      <w:pPr>
        <w:pStyle w:val="ListParagraph"/>
        <w:numPr>
          <w:ilvl w:val="1"/>
          <w:numId w:val="2"/>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Title:</w:t>
      </w:r>
      <w:r w:rsidRPr="00270BE5">
        <w:rPr>
          <w:rFonts w:ascii="Times New Roman" w:hAnsi="Times New Roman" w:cs="Times New Roman"/>
          <w:lang w:eastAsia="en-GB"/>
        </w:rPr>
        <w:t xml:space="preserve"> </w:t>
      </w:r>
      <w:r w:rsidR="003A092F" w:rsidRPr="00270BE5">
        <w:rPr>
          <w:rFonts w:ascii="Times New Roman" w:hAnsi="Times New Roman" w:cs="Times New Roman"/>
          <w:lang w:eastAsia="en-GB"/>
        </w:rPr>
        <w:t>T</w:t>
      </w:r>
      <w:r w:rsidRPr="00270BE5">
        <w:rPr>
          <w:rFonts w:ascii="Times New Roman" w:hAnsi="Times New Roman" w:cs="Times New Roman"/>
          <w:lang w:eastAsia="en-GB"/>
        </w:rPr>
        <w:t>he title of the conversation. For example: “What Scientific Idea Is Ready For Retirement?”</w:t>
      </w:r>
    </w:p>
    <w:p w14:paraId="2EA6393B" w14:textId="570C4D89" w:rsidR="00110528" w:rsidRPr="00270BE5" w:rsidRDefault="00110528" w:rsidP="00110528">
      <w:pPr>
        <w:pStyle w:val="ListParagraph"/>
        <w:numPr>
          <w:ilvl w:val="1"/>
          <w:numId w:val="2"/>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Link:</w:t>
      </w:r>
      <w:r w:rsidRPr="00270BE5">
        <w:rPr>
          <w:rFonts w:ascii="Times New Roman" w:hAnsi="Times New Roman" w:cs="Times New Roman"/>
          <w:lang w:eastAsia="en-GB"/>
        </w:rPr>
        <w:t xml:space="preserve"> </w:t>
      </w:r>
      <w:r w:rsidR="005D294A" w:rsidRPr="00270BE5">
        <w:rPr>
          <w:rFonts w:ascii="Times New Roman" w:hAnsi="Times New Roman" w:cs="Times New Roman"/>
          <w:lang w:eastAsia="en-GB"/>
        </w:rPr>
        <w:t>A</w:t>
      </w:r>
      <w:r w:rsidRPr="00270BE5">
        <w:rPr>
          <w:rFonts w:ascii="Times New Roman" w:hAnsi="Times New Roman" w:cs="Times New Roman"/>
          <w:lang w:eastAsia="en-GB"/>
        </w:rPr>
        <w:t xml:space="preserve"> link to the conversation</w:t>
      </w:r>
      <w:r w:rsidR="00074427" w:rsidRPr="00270BE5">
        <w:rPr>
          <w:rFonts w:ascii="Times New Roman" w:hAnsi="Times New Roman" w:cs="Times New Roman"/>
          <w:lang w:eastAsia="en-GB"/>
        </w:rPr>
        <w:t>.</w:t>
      </w:r>
    </w:p>
    <w:p w14:paraId="39EE4D8C" w14:textId="0E076EEB" w:rsidR="00110528" w:rsidRPr="00270BE5" w:rsidRDefault="00110528" w:rsidP="00110528">
      <w:pPr>
        <w:pStyle w:val="ListParagraph"/>
        <w:numPr>
          <w:ilvl w:val="1"/>
          <w:numId w:val="2"/>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Type:</w:t>
      </w:r>
      <w:r w:rsidRPr="00270BE5">
        <w:rPr>
          <w:rFonts w:ascii="Times New Roman" w:hAnsi="Times New Roman" w:cs="Times New Roman"/>
          <w:lang w:eastAsia="en-GB"/>
        </w:rPr>
        <w:t xml:space="preserve"> 1 for annual question, 2 for conversation</w:t>
      </w:r>
      <w:r w:rsidR="00074427" w:rsidRPr="00270BE5">
        <w:rPr>
          <w:rFonts w:ascii="Times New Roman" w:hAnsi="Times New Roman" w:cs="Times New Roman"/>
          <w:lang w:eastAsia="en-GB"/>
        </w:rPr>
        <w:t>.</w:t>
      </w:r>
    </w:p>
    <w:p w14:paraId="0621C7C8" w14:textId="63745BF6"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Edge does an </w:t>
      </w:r>
      <w:r w:rsidRPr="00270BE5">
        <w:rPr>
          <w:rFonts w:ascii="Times New Roman" w:hAnsi="Times New Roman" w:cs="Times New Roman"/>
          <w:b/>
          <w:bCs/>
          <w:lang w:eastAsia="en-GB"/>
        </w:rPr>
        <w:t>annual question</w:t>
      </w:r>
      <w:r w:rsidRPr="00270BE5">
        <w:rPr>
          <w:rFonts w:ascii="Times New Roman" w:hAnsi="Times New Roman" w:cs="Times New Roman"/>
          <w:lang w:eastAsia="en-GB"/>
        </w:rPr>
        <w:t xml:space="preserve"> every year; some examples are “what scientific idea is ready for retirement?” and “What will change everything?” People then write in with their answers. </w:t>
      </w:r>
      <w:r w:rsidR="00074427" w:rsidRPr="00270BE5">
        <w:rPr>
          <w:rFonts w:ascii="Times New Roman" w:hAnsi="Times New Roman" w:cs="Times New Roman"/>
          <w:lang w:eastAsia="en-GB"/>
        </w:rPr>
        <w:t>A</w:t>
      </w:r>
      <w:r w:rsidRPr="00270BE5">
        <w:rPr>
          <w:rFonts w:ascii="Times New Roman" w:hAnsi="Times New Roman" w:cs="Times New Roman"/>
          <w:lang w:eastAsia="en-GB"/>
        </w:rPr>
        <w:t xml:space="preserve">ll of the </w:t>
      </w:r>
      <w:r w:rsidR="00074427" w:rsidRPr="00270BE5">
        <w:rPr>
          <w:rFonts w:ascii="Times New Roman" w:hAnsi="Times New Roman" w:cs="Times New Roman"/>
          <w:lang w:eastAsia="en-GB"/>
        </w:rPr>
        <w:t>contributions are therefore</w:t>
      </w:r>
      <w:r w:rsidRPr="00270BE5">
        <w:rPr>
          <w:rFonts w:ascii="Times New Roman" w:hAnsi="Times New Roman" w:cs="Times New Roman"/>
          <w:lang w:eastAsia="en-GB"/>
        </w:rPr>
        <w:t xml:space="preserve"> written and asynchronous</w:t>
      </w:r>
      <w:r w:rsidR="00074427" w:rsidRPr="00270BE5">
        <w:rPr>
          <w:rFonts w:ascii="Times New Roman" w:hAnsi="Times New Roman" w:cs="Times New Roman"/>
          <w:lang w:eastAsia="en-GB"/>
        </w:rPr>
        <w:t>.</w:t>
      </w:r>
    </w:p>
    <w:p w14:paraId="58FA07EA"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What Edge refers to as a </w:t>
      </w:r>
      <w:r w:rsidRPr="00270BE5">
        <w:rPr>
          <w:rFonts w:ascii="Times New Roman" w:hAnsi="Times New Roman" w:cs="Times New Roman"/>
          <w:b/>
          <w:bCs/>
          <w:lang w:eastAsia="en-GB"/>
        </w:rPr>
        <w:t>conversation</w:t>
      </w:r>
      <w:r w:rsidRPr="00270BE5">
        <w:rPr>
          <w:rFonts w:ascii="Times New Roman" w:hAnsi="Times New Roman" w:cs="Times New Roman"/>
          <w:lang w:eastAsia="en-GB"/>
        </w:rPr>
        <w:t xml:space="preserve"> can actually be multiple things. Some of these are written essays by a single person, some are transcripts of a speech, and some are transcripts of a conversation (either between two or more guests or an interview).</w:t>
      </w:r>
    </w:p>
    <w:p w14:paraId="0B0E880F" w14:textId="30CFBFC4"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ThreadID:</w:t>
      </w:r>
      <w:r w:rsidRPr="00270BE5">
        <w:rPr>
          <w:rFonts w:ascii="Times New Roman" w:hAnsi="Times New Roman" w:cs="Times New Roman"/>
          <w:lang w:eastAsia="en-GB"/>
        </w:rPr>
        <w:t xml:space="preserve"> </w:t>
      </w:r>
      <w:r w:rsidR="00074427" w:rsidRPr="00270BE5">
        <w:rPr>
          <w:rFonts w:ascii="Times New Roman" w:hAnsi="Times New Roman" w:cs="Times New Roman"/>
          <w:lang w:eastAsia="en-GB"/>
        </w:rPr>
        <w:t>A</w:t>
      </w:r>
      <w:r w:rsidRPr="00270BE5">
        <w:rPr>
          <w:rFonts w:ascii="Times New Roman" w:hAnsi="Times New Roman" w:cs="Times New Roman"/>
          <w:lang w:eastAsia="en-GB"/>
        </w:rPr>
        <w:t xml:space="preserve"> unique identifier for each conversation/annual question (between two or more people)</w:t>
      </w:r>
      <w:r w:rsidR="00074427" w:rsidRPr="00270BE5">
        <w:rPr>
          <w:rFonts w:ascii="Times New Roman" w:hAnsi="Times New Roman" w:cs="Times New Roman"/>
          <w:lang w:eastAsia="en-GB"/>
        </w:rPr>
        <w:t>.</w:t>
      </w:r>
    </w:p>
    <w:p w14:paraId="47865814" w14:textId="2CFC935A"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Male</w:t>
      </w:r>
      <w:r w:rsidR="00804231">
        <w:rPr>
          <w:rFonts w:ascii="Times New Roman" w:hAnsi="Times New Roman" w:cs="Times New Roman"/>
          <w:b/>
          <w:bCs/>
          <w:lang w:eastAsia="en-GB"/>
        </w:rPr>
        <w:t>_</w:t>
      </w:r>
      <w:r w:rsidRPr="00270BE5">
        <w:rPr>
          <w:rFonts w:ascii="Times New Roman" w:hAnsi="Times New Roman" w:cs="Times New Roman"/>
          <w:b/>
          <w:bCs/>
          <w:lang w:eastAsia="en-GB"/>
        </w:rPr>
        <w:t>Contributions:</w:t>
      </w:r>
      <w:r w:rsidRPr="00270BE5">
        <w:rPr>
          <w:rFonts w:ascii="Times New Roman" w:hAnsi="Times New Roman" w:cs="Times New Roman"/>
          <w:lang w:eastAsia="en-GB"/>
        </w:rPr>
        <w:t xml:space="preserve"> </w:t>
      </w:r>
      <w:r w:rsidR="00074427" w:rsidRPr="00270BE5">
        <w:rPr>
          <w:rFonts w:ascii="Times New Roman" w:hAnsi="Times New Roman" w:cs="Times New Roman"/>
          <w:lang w:eastAsia="en-GB"/>
        </w:rPr>
        <w:t>T</w:t>
      </w:r>
      <w:r w:rsidRPr="00270BE5">
        <w:rPr>
          <w:rFonts w:ascii="Times New Roman" w:hAnsi="Times New Roman" w:cs="Times New Roman"/>
          <w:lang w:eastAsia="en-GB"/>
        </w:rPr>
        <w:t xml:space="preserve">he </w:t>
      </w:r>
      <w:r w:rsidRPr="00270BE5">
        <w:rPr>
          <w:rFonts w:ascii="Times New Roman" w:hAnsi="Times New Roman" w:cs="Times New Roman"/>
          <w:b/>
          <w:bCs/>
          <w:lang w:eastAsia="en-GB"/>
        </w:rPr>
        <w:t>number of times</w:t>
      </w:r>
      <w:r w:rsidRPr="00270BE5">
        <w:rPr>
          <w:rFonts w:ascii="Times New Roman" w:hAnsi="Times New Roman" w:cs="Times New Roman"/>
          <w:lang w:eastAsia="en-GB"/>
        </w:rPr>
        <w:t xml:space="preserve"> a man speaks in a specific conversation, it </w:t>
      </w:r>
      <w:r w:rsidRPr="00270BE5">
        <w:rPr>
          <w:rFonts w:ascii="Times New Roman" w:hAnsi="Times New Roman" w:cs="Times New Roman"/>
          <w:b/>
          <w:bCs/>
          <w:lang w:eastAsia="en-GB"/>
        </w:rPr>
        <w:t>does not</w:t>
      </w:r>
      <w:r w:rsidRPr="00270BE5">
        <w:rPr>
          <w:rFonts w:ascii="Times New Roman" w:hAnsi="Times New Roman" w:cs="Times New Roman"/>
          <w:lang w:eastAsia="en-GB"/>
        </w:rPr>
        <w:t xml:space="preserve"> always equal the number of unique men in a conversation (see below)</w:t>
      </w:r>
      <w:r w:rsidR="00074427" w:rsidRPr="00270BE5">
        <w:rPr>
          <w:rFonts w:ascii="Times New Roman" w:hAnsi="Times New Roman" w:cs="Times New Roman"/>
          <w:lang w:eastAsia="en-GB"/>
        </w:rPr>
        <w:t>.</w:t>
      </w:r>
    </w:p>
    <w:p w14:paraId="07EDCCB0" w14:textId="70ADB2AB"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Female</w:t>
      </w:r>
      <w:r w:rsidR="00804231">
        <w:rPr>
          <w:rFonts w:ascii="Times New Roman" w:hAnsi="Times New Roman" w:cs="Times New Roman"/>
          <w:b/>
          <w:bCs/>
          <w:lang w:eastAsia="en-GB"/>
        </w:rPr>
        <w:t>_</w:t>
      </w:r>
      <w:r w:rsidRPr="00270BE5">
        <w:rPr>
          <w:rFonts w:ascii="Times New Roman" w:hAnsi="Times New Roman" w:cs="Times New Roman"/>
          <w:b/>
          <w:bCs/>
          <w:lang w:eastAsia="en-GB"/>
        </w:rPr>
        <w:t xml:space="preserve">Contributions: </w:t>
      </w:r>
      <w:r w:rsidRPr="00270BE5">
        <w:rPr>
          <w:rFonts w:ascii="Times New Roman" w:hAnsi="Times New Roman" w:cs="Times New Roman"/>
          <w:lang w:eastAsia="en-GB"/>
        </w:rPr>
        <w:t> </w:t>
      </w:r>
      <w:r w:rsidR="00074427" w:rsidRPr="00270BE5">
        <w:rPr>
          <w:rFonts w:ascii="Times New Roman" w:hAnsi="Times New Roman" w:cs="Times New Roman"/>
          <w:lang w:eastAsia="en-GB"/>
        </w:rPr>
        <w:t>T</w:t>
      </w:r>
      <w:r w:rsidRPr="00270BE5">
        <w:rPr>
          <w:rFonts w:ascii="Times New Roman" w:hAnsi="Times New Roman" w:cs="Times New Roman"/>
          <w:lang w:eastAsia="en-GB"/>
        </w:rPr>
        <w:t xml:space="preserve">he </w:t>
      </w:r>
      <w:r w:rsidRPr="00270BE5">
        <w:rPr>
          <w:rFonts w:ascii="Times New Roman" w:hAnsi="Times New Roman" w:cs="Times New Roman"/>
          <w:b/>
          <w:bCs/>
          <w:lang w:eastAsia="en-GB"/>
        </w:rPr>
        <w:t>number of times</w:t>
      </w:r>
      <w:r w:rsidRPr="00270BE5">
        <w:rPr>
          <w:rFonts w:ascii="Times New Roman" w:hAnsi="Times New Roman" w:cs="Times New Roman"/>
          <w:lang w:eastAsia="en-GB"/>
        </w:rPr>
        <w:t xml:space="preserve"> a woman speaks in a specific conversation, it </w:t>
      </w:r>
      <w:r w:rsidRPr="00270BE5">
        <w:rPr>
          <w:rFonts w:ascii="Times New Roman" w:hAnsi="Times New Roman" w:cs="Times New Roman"/>
          <w:b/>
          <w:bCs/>
          <w:lang w:eastAsia="en-GB"/>
        </w:rPr>
        <w:t>does not</w:t>
      </w:r>
      <w:r w:rsidRPr="00270BE5">
        <w:rPr>
          <w:rFonts w:ascii="Times New Roman" w:hAnsi="Times New Roman" w:cs="Times New Roman"/>
          <w:lang w:eastAsia="en-GB"/>
        </w:rPr>
        <w:t xml:space="preserve"> always equal the number of unique women in a conversation (see below)</w:t>
      </w:r>
      <w:r w:rsidR="00074427" w:rsidRPr="00270BE5">
        <w:rPr>
          <w:rFonts w:ascii="Times New Roman" w:hAnsi="Times New Roman" w:cs="Times New Roman"/>
          <w:lang w:eastAsia="en-GB"/>
        </w:rPr>
        <w:t>.</w:t>
      </w:r>
    </w:p>
    <w:p w14:paraId="48D2321C" w14:textId="3381885F"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FemaleParticipation:</w:t>
      </w:r>
      <w:r w:rsidRPr="00270BE5">
        <w:rPr>
          <w:rFonts w:ascii="Times New Roman" w:hAnsi="Times New Roman" w:cs="Times New Roman"/>
          <w:lang w:eastAsia="en-GB"/>
        </w:rPr>
        <w:t xml:space="preserve"> </w:t>
      </w:r>
      <w:r w:rsidR="00074427" w:rsidRPr="00270BE5">
        <w:rPr>
          <w:rFonts w:ascii="Times New Roman" w:hAnsi="Times New Roman" w:cs="Times New Roman"/>
          <w:lang w:eastAsia="en-GB"/>
        </w:rPr>
        <w:t>F</w:t>
      </w:r>
      <w:r w:rsidRPr="00270BE5">
        <w:rPr>
          <w:rFonts w:ascii="Times New Roman" w:hAnsi="Times New Roman" w:cs="Times New Roman"/>
          <w:lang w:eastAsia="en-GB"/>
        </w:rPr>
        <w:t>emale</w:t>
      </w:r>
      <w:r w:rsidR="00804231">
        <w:rPr>
          <w:rFonts w:ascii="Times New Roman" w:hAnsi="Times New Roman" w:cs="Times New Roman"/>
          <w:lang w:eastAsia="en-GB"/>
        </w:rPr>
        <w:t xml:space="preserve"> </w:t>
      </w:r>
      <w:r w:rsidRPr="00270BE5">
        <w:rPr>
          <w:rFonts w:ascii="Times New Roman" w:hAnsi="Times New Roman" w:cs="Times New Roman"/>
          <w:lang w:eastAsia="en-GB"/>
        </w:rPr>
        <w:t>contributors/(number of total contributions); the percentage of comments that are made by a woman</w:t>
      </w:r>
    </w:p>
    <w:p w14:paraId="42D94286" w14:textId="0B5969C0"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Number</w:t>
      </w:r>
      <w:r w:rsidR="00804231">
        <w:rPr>
          <w:rFonts w:ascii="Times New Roman" w:hAnsi="Times New Roman" w:cs="Times New Roman"/>
          <w:b/>
          <w:lang w:eastAsia="en-GB"/>
        </w:rPr>
        <w:t>of</w:t>
      </w:r>
      <w:r w:rsidRPr="00270BE5">
        <w:rPr>
          <w:rFonts w:ascii="Times New Roman" w:hAnsi="Times New Roman" w:cs="Times New Roman"/>
          <w:b/>
          <w:lang w:eastAsia="en-GB"/>
        </w:rPr>
        <w:t>Author</w:t>
      </w:r>
      <w:r w:rsidR="00804231">
        <w:rPr>
          <w:rFonts w:ascii="Times New Roman" w:hAnsi="Times New Roman" w:cs="Times New Roman"/>
          <w:b/>
          <w:lang w:eastAsia="en-GB"/>
        </w:rPr>
        <w:t>Contributions</w:t>
      </w:r>
      <w:r w:rsidRPr="00270BE5">
        <w:rPr>
          <w:rFonts w:ascii="Times New Roman" w:hAnsi="Times New Roman" w:cs="Times New Roman"/>
          <w:b/>
          <w:lang w:eastAsia="en-GB"/>
        </w:rPr>
        <w:t>:</w:t>
      </w:r>
    </w:p>
    <w:p w14:paraId="23D9ED2B" w14:textId="23B1A3BF"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For the annual questions, this equals 0; because the website is the author of the question, everyone </w:t>
      </w:r>
      <w:r w:rsidR="00784F8D" w:rsidRPr="00270BE5">
        <w:rPr>
          <w:rFonts w:ascii="Times New Roman" w:hAnsi="Times New Roman" w:cs="Times New Roman"/>
          <w:lang w:eastAsia="en-GB"/>
        </w:rPr>
        <w:t>are</w:t>
      </w:r>
      <w:r w:rsidRPr="00270BE5">
        <w:rPr>
          <w:rFonts w:ascii="Times New Roman" w:hAnsi="Times New Roman" w:cs="Times New Roman"/>
          <w:lang w:eastAsia="en-GB"/>
        </w:rPr>
        <w:t xml:space="preserve"> considered commentators</w:t>
      </w:r>
      <w:r w:rsidR="00074427" w:rsidRPr="00270BE5">
        <w:rPr>
          <w:rFonts w:ascii="Times New Roman" w:hAnsi="Times New Roman" w:cs="Times New Roman"/>
          <w:lang w:eastAsia="en-GB"/>
        </w:rPr>
        <w:t>.</w:t>
      </w:r>
    </w:p>
    <w:p w14:paraId="7A6C3FF8"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Otherwise, this is the total number of times people contribute to the main body of the text, rather than people who just comment. For example, in</w:t>
      </w:r>
      <w:hyperlink r:id="rId5" w:history="1">
        <w:r w:rsidRPr="00270BE5">
          <w:rPr>
            <w:rFonts w:ascii="Times New Roman" w:hAnsi="Times New Roman" w:cs="Times New Roman"/>
            <w:color w:val="0563C1"/>
            <w:u w:val="single"/>
            <w:lang w:eastAsia="en-GB"/>
          </w:rPr>
          <w:t xml:space="preserve"> </w:t>
        </w:r>
        <w:r w:rsidRPr="00270BE5">
          <w:rPr>
            <w:rFonts w:ascii="Times New Roman" w:hAnsi="Times New Roman" w:cs="Times New Roman"/>
            <w:color w:val="0563C1"/>
            <w:u w:val="single"/>
            <w:lang w:eastAsia="en-GB"/>
          </w:rPr>
          <w:lastRenderedPageBreak/>
          <w:t>http://edge.org/conversation/how-democracy-works-or-why-perfect-elections-should-all-end-in-ties</w:t>
        </w:r>
      </w:hyperlink>
      <w:r w:rsidRPr="00270BE5">
        <w:rPr>
          <w:rFonts w:ascii="Times New Roman" w:hAnsi="Times New Roman" w:cs="Times New Roman"/>
          <w:lang w:eastAsia="en-GB"/>
        </w:rPr>
        <w:t>, there are multiple people commenting on the post, but W. Daniel Hillis is the only author and only speaks once (as it is an essay). So NumberAuthors is “1." If two people each spoke five times in a dialogue, NumberAuthors would be “10.”</w:t>
      </w:r>
    </w:p>
    <w:p w14:paraId="25DEF386" w14:textId="003A97F0"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 xml:space="preserve">DebateSize: </w:t>
      </w:r>
      <w:r w:rsidR="000434AB" w:rsidRPr="00270BE5">
        <w:rPr>
          <w:rFonts w:ascii="Times New Roman" w:hAnsi="Times New Roman" w:cs="Times New Roman"/>
          <w:lang w:eastAsia="en-GB"/>
        </w:rPr>
        <w:t>N</w:t>
      </w:r>
      <w:r w:rsidRPr="00270BE5">
        <w:rPr>
          <w:rFonts w:ascii="Times New Roman" w:hAnsi="Times New Roman" w:cs="Times New Roman"/>
          <w:lang w:eastAsia="en-GB"/>
        </w:rPr>
        <w:t xml:space="preserve">umber of text pieces in a conversation; </w:t>
      </w:r>
      <w:r w:rsidR="000434AB" w:rsidRPr="00270BE5">
        <w:rPr>
          <w:rFonts w:ascii="Times New Roman" w:hAnsi="Times New Roman" w:cs="Times New Roman"/>
          <w:lang w:eastAsia="en-GB"/>
        </w:rPr>
        <w:t>this</w:t>
      </w:r>
      <w:r w:rsidRPr="00270BE5">
        <w:rPr>
          <w:rFonts w:ascii="Times New Roman" w:hAnsi="Times New Roman" w:cs="Times New Roman"/>
          <w:lang w:eastAsia="en-GB"/>
        </w:rPr>
        <w:t xml:space="preserve"> is the sum of female and male contributions</w:t>
      </w:r>
      <w:r w:rsidR="000434AB" w:rsidRPr="00270BE5">
        <w:rPr>
          <w:rFonts w:ascii="Times New Roman" w:hAnsi="Times New Roman" w:cs="Times New Roman"/>
          <w:lang w:eastAsia="en-GB"/>
        </w:rPr>
        <w:t>.</w:t>
      </w:r>
    </w:p>
    <w:p w14:paraId="75311AD7" w14:textId="325FD0B9"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Live:</w:t>
      </w:r>
      <w:r w:rsidRPr="00270BE5">
        <w:rPr>
          <w:rFonts w:ascii="Times New Roman" w:hAnsi="Times New Roman" w:cs="Times New Roman"/>
          <w:lang w:eastAsia="en-GB"/>
        </w:rPr>
        <w:t xml:space="preserve"> </w:t>
      </w:r>
      <w:r w:rsidR="000434AB" w:rsidRPr="00270BE5">
        <w:rPr>
          <w:rFonts w:ascii="Times New Roman" w:hAnsi="Times New Roman" w:cs="Times New Roman"/>
          <w:lang w:eastAsia="en-GB"/>
        </w:rPr>
        <w:t>W</w:t>
      </w:r>
      <w:r w:rsidRPr="00270BE5">
        <w:rPr>
          <w:rFonts w:ascii="Times New Roman" w:hAnsi="Times New Roman" w:cs="Times New Roman"/>
          <w:lang w:eastAsia="en-GB"/>
        </w:rPr>
        <w:t>hether the text piece was transcribed or written; it is 0 if it is written (either an essay or a comment on a piece) and 1 if it was part of a live conversation or speech that was later transcribed</w:t>
      </w:r>
      <w:r w:rsidRPr="00270BE5">
        <w:rPr>
          <w:rFonts w:ascii="Times New Roman" w:hAnsi="Times New Roman" w:cs="Times New Roman"/>
          <w:bCs/>
          <w:lang w:eastAsia="en-GB"/>
        </w:rPr>
        <w:t>.</w:t>
      </w:r>
      <w:r w:rsidRPr="00270BE5">
        <w:rPr>
          <w:rFonts w:ascii="Times New Roman" w:hAnsi="Times New Roman" w:cs="Times New Roman"/>
          <w:b/>
          <w:bCs/>
          <w:lang w:eastAsia="en-GB"/>
        </w:rPr>
        <w:t xml:space="preserve"> </w:t>
      </w:r>
      <w:r w:rsidRPr="00270BE5">
        <w:rPr>
          <w:rFonts w:ascii="Times New Roman" w:hAnsi="Times New Roman" w:cs="Times New Roman"/>
          <w:lang w:eastAsia="en-GB"/>
        </w:rPr>
        <w:t>Here are the types of text and how they would be classified: </w:t>
      </w:r>
    </w:p>
    <w:p w14:paraId="77DFAF06"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A single author essay </w:t>
      </w:r>
      <w:r w:rsidRPr="00270BE5">
        <w:rPr>
          <w:rFonts w:ascii="Times New Roman" w:hAnsi="Times New Roman" w:cs="Times New Roman"/>
          <w:lang w:eastAsia="en-GB"/>
        </w:rPr>
        <w:t>(live = 0 because it is written): </w:t>
      </w:r>
      <w:hyperlink r:id="rId6" w:history="1">
        <w:r w:rsidRPr="00270BE5">
          <w:rPr>
            <w:rFonts w:ascii="Times New Roman" w:hAnsi="Times New Roman" w:cs="Times New Roman"/>
            <w:color w:val="0563C1"/>
            <w:u w:val="single"/>
            <w:lang w:eastAsia="en-GB"/>
          </w:rPr>
          <w:t>http://edge.org/conversation/the-evolved-self-management-system</w:t>
        </w:r>
      </w:hyperlink>
    </w:p>
    <w:p w14:paraId="5B4A825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A single author speech</w:t>
      </w:r>
      <w:r w:rsidRPr="00270BE5">
        <w:rPr>
          <w:rFonts w:ascii="Times New Roman" w:hAnsi="Times New Roman" w:cs="Times New Roman"/>
          <w:lang w:eastAsia="en-GB"/>
        </w:rPr>
        <w:t> (live = 1 because it was spoken and later transcribed): </w:t>
      </w:r>
      <w:hyperlink r:id="rId7" w:history="1">
        <w:r w:rsidRPr="00270BE5">
          <w:rPr>
            <w:rFonts w:ascii="Times New Roman" w:hAnsi="Times New Roman" w:cs="Times New Roman"/>
            <w:color w:val="0563C1"/>
            <w:u w:val="single"/>
            <w:lang w:eastAsia="en-GB"/>
          </w:rPr>
          <w:t>http://edge.org/conversation/cities-as-gardens</w:t>
        </w:r>
      </w:hyperlink>
    </w:p>
    <w:p w14:paraId="547866D4" w14:textId="59C4EB31"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A live conversation</w:t>
      </w:r>
      <w:r w:rsidRPr="00270BE5">
        <w:rPr>
          <w:rFonts w:ascii="Times New Roman" w:hAnsi="Times New Roman" w:cs="Times New Roman"/>
          <w:lang w:eastAsia="en-GB"/>
        </w:rPr>
        <w:t>, either between multiple people or in an interview format (live = 1 because it was spoken and later</w:t>
      </w:r>
      <w:r w:rsidR="000434AB" w:rsidRPr="00270BE5">
        <w:rPr>
          <w:rFonts w:ascii="Times New Roman" w:hAnsi="Times New Roman" w:cs="Times New Roman"/>
          <w:lang w:eastAsia="en-GB"/>
        </w:rPr>
        <w:t xml:space="preserve"> </w:t>
      </w:r>
      <w:r w:rsidRPr="00270BE5">
        <w:rPr>
          <w:rFonts w:ascii="Times New Roman" w:hAnsi="Times New Roman" w:cs="Times New Roman"/>
          <w:lang w:eastAsia="en-GB"/>
        </w:rPr>
        <w:t>transcribed): </w:t>
      </w:r>
      <w:r w:rsidR="000434AB" w:rsidRPr="00270BE5">
        <w:rPr>
          <w:rFonts w:ascii="Times New Roman" w:hAnsi="Times New Roman" w:cs="Times New Roman"/>
          <w:lang w:eastAsia="en-GB"/>
        </w:rPr>
        <w:t xml:space="preserve"> </w:t>
      </w:r>
      <w:hyperlink r:id="rId8" w:history="1">
        <w:r w:rsidR="000434AB" w:rsidRPr="00270BE5">
          <w:rPr>
            <w:rStyle w:val="Hyperlink"/>
            <w:rFonts w:ascii="Times New Roman" w:hAnsi="Times New Roman" w:cs="Times New Roman"/>
            <w:lang w:eastAsia="en-GB"/>
          </w:rPr>
          <w:t>http://edge.org/conversation/japan-inc-meets-the-digerati</w:t>
        </w:r>
      </w:hyperlink>
    </w:p>
    <w:p w14:paraId="2A0DB792" w14:textId="457ED7F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Online Comments</w:t>
      </w:r>
      <w:r w:rsidRPr="00270BE5">
        <w:rPr>
          <w:rFonts w:ascii="Times New Roman" w:hAnsi="Times New Roman" w:cs="Times New Roman"/>
          <w:lang w:eastAsia="en-GB"/>
        </w:rPr>
        <w:t> on any of the three types above (live = 0 because it was written)</w:t>
      </w:r>
      <w:r w:rsidR="000434AB" w:rsidRPr="00270BE5">
        <w:rPr>
          <w:rFonts w:ascii="Times New Roman" w:hAnsi="Times New Roman" w:cs="Times New Roman"/>
          <w:lang w:eastAsia="en-GB"/>
        </w:rPr>
        <w:t>.</w:t>
      </w:r>
    </w:p>
    <w:p w14:paraId="6B482CBC"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The annual question (Type = 1):</w:t>
      </w:r>
      <w:r w:rsidRPr="00270BE5">
        <w:rPr>
          <w:rFonts w:ascii="Times New Roman" w:hAnsi="Times New Roman" w:cs="Times New Roman"/>
          <w:lang w:eastAsia="en-GB"/>
        </w:rPr>
        <w:t> live = 0 because these were all written and submitted. </w:t>
      </w:r>
    </w:p>
    <w:p w14:paraId="4AE91A30" w14:textId="62E3739B"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lang w:eastAsia="en-GB"/>
        </w:rPr>
        <w:t>UniqueContributors:</w:t>
      </w:r>
      <w:r w:rsidRPr="00270BE5">
        <w:rPr>
          <w:rFonts w:ascii="Times New Roman" w:hAnsi="Times New Roman" w:cs="Times New Roman"/>
          <w:lang w:eastAsia="en-GB"/>
        </w:rPr>
        <w:t xml:space="preserve"> UniqueMaleContributors + UniqueFemaleContributors</w:t>
      </w:r>
      <w:r w:rsidR="000434AB" w:rsidRPr="00270BE5">
        <w:rPr>
          <w:rFonts w:ascii="Times New Roman" w:hAnsi="Times New Roman" w:cs="Times New Roman"/>
          <w:lang w:eastAsia="en-GB"/>
        </w:rPr>
        <w:t>.</w:t>
      </w:r>
    </w:p>
    <w:p w14:paraId="6B9E80DF" w14:textId="4AD6DB99"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UniqueMaleContributors</w:t>
      </w:r>
      <w:r w:rsidRPr="00270BE5">
        <w:rPr>
          <w:rFonts w:ascii="Times New Roman" w:hAnsi="Times New Roman" w:cs="Times New Roman"/>
          <w:lang w:eastAsia="en-GB"/>
        </w:rPr>
        <w:t xml:space="preserve">: </w:t>
      </w:r>
      <w:r w:rsidR="000434AB" w:rsidRPr="00270BE5">
        <w:rPr>
          <w:rFonts w:ascii="Times New Roman" w:hAnsi="Times New Roman" w:cs="Times New Roman"/>
          <w:lang w:eastAsia="en-GB"/>
        </w:rPr>
        <w:t>T</w:t>
      </w:r>
      <w:r w:rsidRPr="00270BE5">
        <w:rPr>
          <w:rFonts w:ascii="Times New Roman" w:hAnsi="Times New Roman" w:cs="Times New Roman"/>
          <w:lang w:eastAsia="en-GB"/>
        </w:rPr>
        <w:t>he number of unique male contributors</w:t>
      </w:r>
      <w:r w:rsidR="000434AB" w:rsidRPr="00270BE5">
        <w:rPr>
          <w:rFonts w:ascii="Times New Roman" w:hAnsi="Times New Roman" w:cs="Times New Roman"/>
          <w:lang w:eastAsia="en-GB"/>
        </w:rPr>
        <w:t>.</w:t>
      </w:r>
    </w:p>
    <w:p w14:paraId="3AC2D842" w14:textId="2FB36017"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UniqueFemaleContributors:</w:t>
      </w:r>
      <w:r w:rsidRPr="00270BE5">
        <w:rPr>
          <w:rFonts w:ascii="Times New Roman" w:hAnsi="Times New Roman" w:cs="Times New Roman"/>
          <w:lang w:eastAsia="en-GB"/>
        </w:rPr>
        <w:t xml:space="preserve">  </w:t>
      </w:r>
      <w:r w:rsidR="000434AB" w:rsidRPr="00270BE5">
        <w:rPr>
          <w:rFonts w:ascii="Times New Roman" w:hAnsi="Times New Roman" w:cs="Times New Roman"/>
          <w:lang w:eastAsia="en-GB"/>
        </w:rPr>
        <w:t>T</w:t>
      </w:r>
      <w:r w:rsidRPr="00270BE5">
        <w:rPr>
          <w:rFonts w:ascii="Times New Roman" w:hAnsi="Times New Roman" w:cs="Times New Roman"/>
          <w:lang w:eastAsia="en-GB"/>
        </w:rPr>
        <w:t>he number of unique female contributors</w:t>
      </w:r>
      <w:r w:rsidR="000434AB" w:rsidRPr="00270BE5">
        <w:rPr>
          <w:rFonts w:ascii="Times New Roman" w:hAnsi="Times New Roman" w:cs="Times New Roman"/>
          <w:lang w:eastAsia="en-GB"/>
        </w:rPr>
        <w:t>.</w:t>
      </w:r>
    </w:p>
    <w:p w14:paraId="5FEF2F85" w14:textId="0F7A0E3A"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lang w:eastAsia="en-GB"/>
        </w:rPr>
        <w:t>UniqueFemaleParticipation</w:t>
      </w:r>
      <w:r w:rsidRPr="00270BE5">
        <w:rPr>
          <w:rFonts w:ascii="Times New Roman" w:hAnsi="Times New Roman" w:cs="Times New Roman"/>
          <w:lang w:eastAsia="en-GB"/>
        </w:rPr>
        <w:t xml:space="preserve">: </w:t>
      </w:r>
      <w:r w:rsidR="000434AB" w:rsidRPr="00270BE5">
        <w:rPr>
          <w:rFonts w:ascii="Times New Roman" w:hAnsi="Times New Roman" w:cs="Times New Roman"/>
          <w:lang w:eastAsia="en-GB"/>
        </w:rPr>
        <w:t>T</w:t>
      </w:r>
      <w:r w:rsidRPr="00270BE5">
        <w:rPr>
          <w:rFonts w:ascii="Times New Roman" w:hAnsi="Times New Roman" w:cs="Times New Roman"/>
          <w:lang w:eastAsia="en-GB"/>
        </w:rPr>
        <w:t>he percentage of unique female participants; UniqueFemaleContributors divided by UniqueContributors</w:t>
      </w:r>
      <w:r w:rsidR="00174800" w:rsidRPr="00270BE5">
        <w:rPr>
          <w:rFonts w:ascii="Times New Roman" w:hAnsi="Times New Roman" w:cs="Times New Roman"/>
          <w:lang w:eastAsia="en-GB"/>
        </w:rPr>
        <w:t>.</w:t>
      </w:r>
    </w:p>
    <w:p w14:paraId="75FEEF75" w14:textId="77777777" w:rsidR="00110528" w:rsidRPr="00270BE5" w:rsidRDefault="00110528" w:rsidP="00110528">
      <w:pPr>
        <w:pStyle w:val="ListParagraph"/>
        <w:numPr>
          <w:ilvl w:val="0"/>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Participant Level</w:t>
      </w:r>
    </w:p>
    <w:p w14:paraId="50355C28" w14:textId="4BFAF11C"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Id:</w:t>
      </w:r>
      <w:r w:rsidRPr="00270BE5">
        <w:rPr>
          <w:rFonts w:ascii="Times New Roman" w:hAnsi="Times New Roman" w:cs="Times New Roman"/>
          <w:lang w:eastAsia="en-GB"/>
        </w:rPr>
        <w:t xml:space="preserve"> </w:t>
      </w:r>
      <w:r w:rsidR="00174800" w:rsidRPr="00270BE5">
        <w:rPr>
          <w:rFonts w:ascii="Times New Roman" w:hAnsi="Times New Roman" w:cs="Times New Roman"/>
          <w:lang w:eastAsia="en-GB"/>
        </w:rPr>
        <w:t>T</w:t>
      </w:r>
      <w:r w:rsidRPr="00270BE5">
        <w:rPr>
          <w:rFonts w:ascii="Times New Roman" w:hAnsi="Times New Roman" w:cs="Times New Roman"/>
          <w:lang w:eastAsia="en-GB"/>
        </w:rPr>
        <w:t>he unique identifier of the contributor</w:t>
      </w:r>
      <w:r w:rsidR="00174800" w:rsidRPr="00270BE5">
        <w:rPr>
          <w:rFonts w:ascii="Times New Roman" w:hAnsi="Times New Roman" w:cs="Times New Roman"/>
          <w:lang w:eastAsia="en-GB"/>
        </w:rPr>
        <w:t>.</w:t>
      </w:r>
    </w:p>
    <w:p w14:paraId="2A1D3FBA" w14:textId="1FB05D60"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Id_num</w:t>
      </w:r>
      <w:r w:rsidRPr="00270BE5">
        <w:rPr>
          <w:rFonts w:ascii="Times New Roman" w:hAnsi="Times New Roman" w:cs="Times New Roman"/>
          <w:lang w:eastAsia="en-GB"/>
        </w:rPr>
        <w:t xml:space="preserve">: </w:t>
      </w:r>
      <w:r w:rsidR="00174800" w:rsidRPr="00270BE5">
        <w:rPr>
          <w:rFonts w:ascii="Times New Roman" w:hAnsi="Times New Roman" w:cs="Times New Roman"/>
          <w:lang w:eastAsia="en-GB"/>
        </w:rPr>
        <w:t>T</w:t>
      </w:r>
      <w:r w:rsidRPr="00270BE5">
        <w:rPr>
          <w:rFonts w:ascii="Times New Roman" w:hAnsi="Times New Roman" w:cs="Times New Roman"/>
          <w:lang w:eastAsia="en-GB"/>
        </w:rPr>
        <w:t xml:space="preserve">he unique identifier of the contributor as text (this is typically </w:t>
      </w:r>
      <w:r w:rsidR="00174800" w:rsidRPr="00270BE5">
        <w:rPr>
          <w:rFonts w:ascii="Times New Roman" w:hAnsi="Times New Roman" w:cs="Times New Roman"/>
          <w:lang w:eastAsia="en-GB"/>
        </w:rPr>
        <w:t xml:space="preserve">in </w:t>
      </w:r>
      <w:r w:rsidRPr="00270BE5">
        <w:rPr>
          <w:rFonts w:ascii="Times New Roman" w:hAnsi="Times New Roman" w:cs="Times New Roman"/>
          <w:lang w:eastAsia="en-GB"/>
        </w:rPr>
        <w:t>the format of first name_last name)</w:t>
      </w:r>
      <w:r w:rsidR="00174800" w:rsidRPr="00270BE5">
        <w:rPr>
          <w:rFonts w:ascii="Times New Roman" w:hAnsi="Times New Roman" w:cs="Times New Roman"/>
          <w:lang w:eastAsia="en-GB"/>
        </w:rPr>
        <w:t>.</w:t>
      </w:r>
    </w:p>
    <w:p w14:paraId="3F228A34" w14:textId="750092B7"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Role</w:t>
      </w:r>
      <w:r w:rsidRPr="00270BE5">
        <w:rPr>
          <w:rFonts w:ascii="Times New Roman" w:hAnsi="Times New Roman" w:cs="Times New Roman"/>
          <w:lang w:eastAsia="en-GB"/>
        </w:rPr>
        <w:t>: Either author (=1) or commentator (=2)</w:t>
      </w:r>
      <w:r w:rsidR="00174800" w:rsidRPr="00270BE5">
        <w:rPr>
          <w:rFonts w:ascii="Times New Roman" w:hAnsi="Times New Roman" w:cs="Times New Roman"/>
          <w:lang w:eastAsia="en-GB"/>
        </w:rPr>
        <w:t>.</w:t>
      </w:r>
    </w:p>
    <w:p w14:paraId="07FB5CE3" w14:textId="5EC9FDEB"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TwoAuthors: </w:t>
      </w:r>
      <w:r w:rsidR="0006275C" w:rsidRPr="00270BE5">
        <w:rPr>
          <w:rFonts w:ascii="Times New Roman" w:hAnsi="Times New Roman" w:cs="Times New Roman"/>
          <w:lang w:eastAsia="en-GB"/>
        </w:rPr>
        <w:t>S</w:t>
      </w:r>
      <w:r w:rsidRPr="00270BE5">
        <w:rPr>
          <w:rFonts w:ascii="Times New Roman" w:hAnsi="Times New Roman" w:cs="Times New Roman"/>
          <w:lang w:eastAsia="en-GB"/>
        </w:rPr>
        <w:t xml:space="preserve">ome of the </w:t>
      </w:r>
      <w:r w:rsidR="0006275C" w:rsidRPr="00270BE5">
        <w:rPr>
          <w:rFonts w:ascii="Times New Roman" w:hAnsi="Times New Roman" w:cs="Times New Roman"/>
          <w:lang w:eastAsia="en-GB"/>
        </w:rPr>
        <w:t>E</w:t>
      </w:r>
      <w:r w:rsidRPr="00270BE5">
        <w:rPr>
          <w:rFonts w:ascii="Times New Roman" w:hAnsi="Times New Roman" w:cs="Times New Roman"/>
          <w:lang w:eastAsia="en-GB"/>
        </w:rPr>
        <w:t>dge comments are written by two people. In this case, we duplicated the row and kept the text level and conversation level information the same and had one author per row. This variable is 1 if this text was written by two people and 0 otherwise.</w:t>
      </w:r>
    </w:p>
    <w:p w14:paraId="6B9C81D8" w14:textId="77777777" w:rsidR="00593886" w:rsidRPr="00270BE5" w:rsidRDefault="00593886" w:rsidP="00593886">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Name</w:t>
      </w:r>
      <w:r w:rsidRPr="00270BE5">
        <w:rPr>
          <w:rFonts w:ascii="Times New Roman" w:hAnsi="Times New Roman" w:cs="Times New Roman"/>
          <w:lang w:eastAsia="en-GB"/>
        </w:rPr>
        <w:t>: Name of the commentator.</w:t>
      </w:r>
    </w:p>
    <w:p w14:paraId="6777D0C1" w14:textId="21F93719"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Male</w:t>
      </w:r>
      <w:r w:rsidRPr="00270BE5">
        <w:rPr>
          <w:rFonts w:ascii="Times New Roman" w:hAnsi="Times New Roman" w:cs="Times New Roman"/>
          <w:lang w:eastAsia="en-GB"/>
        </w:rPr>
        <w:t xml:space="preserve">: </w:t>
      </w:r>
      <w:r w:rsidR="0006275C" w:rsidRPr="00270BE5">
        <w:rPr>
          <w:rFonts w:ascii="Times New Roman" w:hAnsi="Times New Roman" w:cs="Times New Roman"/>
          <w:lang w:eastAsia="en-GB"/>
        </w:rPr>
        <w:t>T</w:t>
      </w:r>
      <w:r w:rsidRPr="00270BE5">
        <w:rPr>
          <w:rFonts w:ascii="Times New Roman" w:hAnsi="Times New Roman" w:cs="Times New Roman"/>
          <w:lang w:eastAsia="en-GB"/>
        </w:rPr>
        <w:t>he commentator is female = 0; the commentator is male = 1</w:t>
      </w:r>
      <w:r w:rsidR="0006275C" w:rsidRPr="00270BE5">
        <w:rPr>
          <w:rFonts w:ascii="Times New Roman" w:hAnsi="Times New Roman" w:cs="Times New Roman"/>
          <w:lang w:eastAsia="en-GB"/>
        </w:rPr>
        <w:t>.</w:t>
      </w:r>
    </w:p>
    <w:p w14:paraId="24E9F160" w14:textId="77777777" w:rsidR="00593886" w:rsidRPr="00270BE5" w:rsidRDefault="00593886" w:rsidP="00593886">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Female</w:t>
      </w:r>
      <w:r w:rsidRPr="00270BE5">
        <w:rPr>
          <w:rFonts w:ascii="Times New Roman" w:hAnsi="Times New Roman" w:cs="Times New Roman"/>
          <w:lang w:eastAsia="en-GB"/>
        </w:rPr>
        <w:t>: The commentator is male = 0, the commentator is female = 1.</w:t>
      </w:r>
    </w:p>
    <w:p w14:paraId="7A905BF1" w14:textId="1965B0BE"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Academic: </w:t>
      </w:r>
      <w:r w:rsidRPr="00270BE5">
        <w:rPr>
          <w:rFonts w:ascii="Times New Roman" w:hAnsi="Times New Roman" w:cs="Times New Roman"/>
          <w:lang w:eastAsia="en-GB"/>
        </w:rPr>
        <w:t>1 = the person is in academia, 0 = they are not</w:t>
      </w:r>
      <w:r w:rsidR="0006275C" w:rsidRPr="00270BE5">
        <w:rPr>
          <w:rFonts w:ascii="Times New Roman" w:hAnsi="Times New Roman" w:cs="Times New Roman"/>
          <w:lang w:eastAsia="en-GB"/>
        </w:rPr>
        <w:t>.</w:t>
      </w:r>
    </w:p>
    <w:p w14:paraId="0F2438F8" w14:textId="6D3A1AEC"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Limited_Information: </w:t>
      </w:r>
      <w:r w:rsidR="0006275C" w:rsidRPr="00270BE5">
        <w:rPr>
          <w:rFonts w:ascii="Times New Roman" w:hAnsi="Times New Roman" w:cs="Times New Roman"/>
          <w:lang w:eastAsia="en-GB"/>
        </w:rPr>
        <w:t>E</w:t>
      </w:r>
      <w:r w:rsidRPr="00270BE5">
        <w:rPr>
          <w:rFonts w:ascii="Times New Roman" w:hAnsi="Times New Roman" w:cs="Times New Roman"/>
          <w:lang w:eastAsia="en-GB"/>
        </w:rPr>
        <w:t>quals 1 if we could only find limited information about the person (e.g. they commented in 2013 but we only have their job title from 2012), 0 otherwise</w:t>
      </w:r>
      <w:r w:rsidR="0006275C" w:rsidRPr="00270BE5">
        <w:rPr>
          <w:rFonts w:ascii="Times New Roman" w:hAnsi="Times New Roman" w:cs="Times New Roman"/>
          <w:lang w:eastAsia="en-GB"/>
        </w:rPr>
        <w:t xml:space="preserve">. </w:t>
      </w:r>
    </w:p>
    <w:p w14:paraId="7BAA44DA" w14:textId="6927CEE3"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Job_Title</w:t>
      </w:r>
      <w:r w:rsidRPr="00270BE5">
        <w:rPr>
          <w:rFonts w:ascii="Times New Roman" w:hAnsi="Times New Roman" w:cs="Times New Roman"/>
          <w:lang w:eastAsia="en-GB"/>
        </w:rPr>
        <w:t>: The job title of the commentator</w:t>
      </w:r>
      <w:r w:rsidR="0006275C" w:rsidRPr="00270BE5">
        <w:rPr>
          <w:rFonts w:ascii="Times New Roman" w:hAnsi="Times New Roman" w:cs="Times New Roman"/>
          <w:lang w:eastAsia="en-GB"/>
        </w:rPr>
        <w:t>.</w:t>
      </w:r>
    </w:p>
    <w:p w14:paraId="4E205954" w14:textId="16D415B7"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lastRenderedPageBreak/>
        <w:t xml:space="preserve">Job_Title_S: </w:t>
      </w:r>
      <w:r w:rsidRPr="00270BE5">
        <w:rPr>
          <w:rFonts w:ascii="Times New Roman" w:hAnsi="Times New Roman" w:cs="Times New Roman"/>
          <w:lang w:eastAsia="en-GB"/>
        </w:rPr>
        <w:t>This</w:t>
      </w:r>
      <w:r w:rsidRPr="00270BE5">
        <w:rPr>
          <w:rFonts w:ascii="Times New Roman" w:hAnsi="Times New Roman" w:cs="Times New Roman"/>
          <w:b/>
          <w:bCs/>
          <w:lang w:eastAsia="en-GB"/>
        </w:rPr>
        <w:t xml:space="preserve"> </w:t>
      </w:r>
      <w:r w:rsidRPr="00270BE5">
        <w:rPr>
          <w:rFonts w:ascii="Times New Roman" w:hAnsi="Times New Roman" w:cs="Times New Roman"/>
          <w:lang w:eastAsia="en-GB"/>
        </w:rPr>
        <w:t>is a simplified list of job titles (e.g. we have “Eugene Higgs Professor” in Job.Title but “Chaired Professor” in Job.Title.Collapsed)</w:t>
      </w:r>
      <w:r w:rsidR="0006275C" w:rsidRPr="00270BE5">
        <w:rPr>
          <w:rFonts w:ascii="Times New Roman" w:hAnsi="Times New Roman" w:cs="Times New Roman"/>
          <w:lang w:eastAsia="en-GB"/>
        </w:rPr>
        <w:t>.</w:t>
      </w:r>
    </w:p>
    <w:p w14:paraId="4A0FC85A"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Chaired Professor</w:t>
      </w:r>
    </w:p>
    <w:p w14:paraId="5A86008E"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Professor</w:t>
      </w:r>
    </w:p>
    <w:p w14:paraId="61D03BF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Associate Professor</w:t>
      </w:r>
    </w:p>
    <w:p w14:paraId="0C98B67E"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Assistant Professor</w:t>
      </w:r>
    </w:p>
    <w:p w14:paraId="599DB1C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Non-Tenure-Track Faculty</w:t>
      </w:r>
    </w:p>
    <w:p w14:paraId="11B8F28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Postdoctoral Researcher</w:t>
      </w:r>
    </w:p>
    <w:p w14:paraId="7F3C444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Graduate Student</w:t>
      </w:r>
    </w:p>
    <w:p w14:paraId="461577C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Academic Leadership (Dean, Vice President, etc.)</w:t>
      </w:r>
    </w:p>
    <w:p w14:paraId="40A1929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Researcher</w:t>
      </w:r>
    </w:p>
    <w:p w14:paraId="1180AD2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Artist/Author/Editor/Writer</w:t>
      </w:r>
    </w:p>
    <w:p w14:paraId="107E8669"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Director</w:t>
      </w:r>
    </w:p>
    <w:p w14:paraId="60F71F3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Founder</w:t>
      </w:r>
    </w:p>
    <w:p w14:paraId="03748BB9"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Other</w:t>
      </w:r>
    </w:p>
    <w:p w14:paraId="2920E16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Top Management and Founder</w:t>
      </w:r>
    </w:p>
    <w:p w14:paraId="6D749BF6"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Top Management</w:t>
      </w:r>
    </w:p>
    <w:p w14:paraId="2D90214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Entrepreneur  </w:t>
      </w:r>
    </w:p>
    <w:p w14:paraId="0D58A23E"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Not Available</w:t>
      </w:r>
    </w:p>
    <w:p w14:paraId="1C54E005" w14:textId="6151D256"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Job_Title_S_num: </w:t>
      </w:r>
      <w:r w:rsidRPr="00270BE5">
        <w:rPr>
          <w:rFonts w:ascii="Times New Roman" w:hAnsi="Times New Roman" w:cs="Times New Roman"/>
          <w:lang w:eastAsia="en-GB"/>
        </w:rPr>
        <w:t>Job_Title_S as numbers instead of text</w:t>
      </w:r>
      <w:r w:rsidR="00C317D3" w:rsidRPr="00270BE5">
        <w:rPr>
          <w:rFonts w:ascii="Times New Roman" w:hAnsi="Times New Roman" w:cs="Times New Roman"/>
          <w:lang w:eastAsia="en-GB"/>
        </w:rPr>
        <w:t>.</w:t>
      </w:r>
    </w:p>
    <w:p w14:paraId="7F22DBD5" w14:textId="1AFF2AAD"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Department:</w:t>
      </w:r>
      <w:r w:rsidRPr="00270BE5">
        <w:rPr>
          <w:rFonts w:ascii="Times New Roman" w:hAnsi="Times New Roman" w:cs="Times New Roman"/>
          <w:lang w:eastAsia="en-GB"/>
        </w:rPr>
        <w:t xml:space="preserve"> </w:t>
      </w:r>
      <w:r w:rsidR="00C317D3" w:rsidRPr="00270BE5">
        <w:rPr>
          <w:rFonts w:ascii="Times New Roman" w:hAnsi="Times New Roman" w:cs="Times New Roman"/>
          <w:lang w:eastAsia="en-GB"/>
        </w:rPr>
        <w:t>W</w:t>
      </w:r>
      <w:r w:rsidRPr="00270BE5">
        <w:rPr>
          <w:rFonts w:ascii="Times New Roman" w:hAnsi="Times New Roman" w:cs="Times New Roman"/>
          <w:lang w:eastAsia="en-GB"/>
        </w:rPr>
        <w:t>hat academic department someone is in</w:t>
      </w:r>
      <w:r w:rsidR="00C317D3" w:rsidRPr="00270BE5">
        <w:rPr>
          <w:rFonts w:ascii="Times New Roman" w:hAnsi="Times New Roman" w:cs="Times New Roman"/>
          <w:lang w:eastAsia="en-GB"/>
        </w:rPr>
        <w:t>.</w:t>
      </w:r>
    </w:p>
    <w:p w14:paraId="7758672C" w14:textId="4A14E4DF"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Department_S: </w:t>
      </w:r>
      <w:r w:rsidR="00C317D3" w:rsidRPr="00270BE5">
        <w:rPr>
          <w:rFonts w:ascii="Times New Roman" w:hAnsi="Times New Roman" w:cs="Times New Roman"/>
          <w:lang w:eastAsia="en-GB"/>
        </w:rPr>
        <w:t>A</w:t>
      </w:r>
      <w:r w:rsidRPr="00270BE5">
        <w:rPr>
          <w:rFonts w:ascii="Times New Roman" w:hAnsi="Times New Roman" w:cs="Times New Roman"/>
          <w:lang w:eastAsia="en-GB"/>
        </w:rPr>
        <w:t xml:space="preserve"> simplified version of all the departments (e.g. while John Smith’s Department is “Experimental Physics,” his Department_S is “Physics”)</w:t>
      </w:r>
      <w:r w:rsidR="00C317D3" w:rsidRPr="00270BE5">
        <w:rPr>
          <w:rFonts w:ascii="Times New Roman" w:hAnsi="Times New Roman" w:cs="Times New Roman"/>
          <w:lang w:eastAsia="en-GB"/>
        </w:rPr>
        <w:t xml:space="preserve">. </w:t>
      </w:r>
    </w:p>
    <w:p w14:paraId="157AF94D"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Physics (Phy)                              </w:t>
      </w:r>
    </w:p>
    <w:p w14:paraId="29BAAB4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Anthropology (Ant)                           </w:t>
      </w:r>
    </w:p>
    <w:p w14:paraId="7948C3DC"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Earth Sciences (ES)                                                                     </w:t>
      </w:r>
    </w:p>
    <w:p w14:paraId="778EDAA9" w14:textId="2CCD303B"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Biology (Bio)                         </w:t>
      </w:r>
    </w:p>
    <w:p w14:paraId="3E677C75" w14:textId="7EDCB353"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Psychology</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(Psych)                              </w:t>
      </w:r>
    </w:p>
    <w:p w14:paraId="231E601C"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Journalism, media studies and communication (JMS)</w:t>
      </w:r>
    </w:p>
    <w:p w14:paraId="5F59D036" w14:textId="4FC39FD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Medicine</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(Med)     </w:t>
      </w:r>
    </w:p>
    <w:p w14:paraId="139590BF" w14:textId="564BFEF0"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Philosophy</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(Phil)                                </w:t>
      </w:r>
    </w:p>
    <w:p w14:paraId="6BDE9CCA" w14:textId="09850D8F"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Space Sciences (SS)                        </w:t>
      </w:r>
    </w:p>
    <w:p w14:paraId="5631F46E" w14:textId="1D0E7659"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Linguistics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(Lin)                               </w:t>
      </w:r>
    </w:p>
    <w:p w14:paraId="557B1453" w14:textId="4EDEEB1B"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Computer Sciences (CS)                    </w:t>
      </w:r>
    </w:p>
    <w:p w14:paraId="6DC7915C" w14:textId="58EE3C2E"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Engineering (Eng)                           </w:t>
      </w:r>
    </w:p>
    <w:p w14:paraId="1C207521" w14:textId="10F3CB02"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Arts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(Arts)                                 </w:t>
      </w:r>
    </w:p>
    <w:p w14:paraId="243A2C76" w14:textId="73BFB4B6"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Business/Management (Bus)                               </w:t>
      </w:r>
    </w:p>
    <w:p w14:paraId="66C86A8E" w14:textId="1C8491AC"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Environmental Studies and Forestry (ESF)    </w:t>
      </w:r>
    </w:p>
    <w:p w14:paraId="31ACB29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Sociology (Soc)                                  </w:t>
      </w:r>
    </w:p>
    <w:p w14:paraId="494B0425" w14:textId="24D52829"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Mathematics (Math)                           </w:t>
      </w:r>
    </w:p>
    <w:p w14:paraId="5DEAE45E" w14:textId="20727AF9"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Asian Studies (AS)                            </w:t>
      </w:r>
    </w:p>
    <w:p w14:paraId="1747DDB1" w14:textId="6E4E31A6"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Education (Educ)                              </w:t>
      </w:r>
    </w:p>
    <w:p w14:paraId="3B108639" w14:textId="0CEF6BD2"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Political Science</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(PS)                     </w:t>
      </w:r>
    </w:p>
    <w:p w14:paraId="03FA1805" w14:textId="1187998E"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Economics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(Econ)                            </w:t>
      </w:r>
    </w:p>
    <w:p w14:paraId="2C782D18" w14:textId="75F603E4"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Systems Science</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(Sys)                                  </w:t>
      </w:r>
    </w:p>
    <w:p w14:paraId="1966AAD1" w14:textId="0831FC50"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History (Hist)                               </w:t>
      </w:r>
    </w:p>
    <w:p w14:paraId="12B3D724" w14:textId="75622460"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lastRenderedPageBreak/>
        <w:t>Music</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(Musc)                               </w:t>
      </w:r>
    </w:p>
    <w:p w14:paraId="185130EF" w14:textId="511A6000"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Chemistry (Chem)                            </w:t>
      </w:r>
    </w:p>
    <w:p w14:paraId="7DCF04C8" w14:textId="7BE1BF61"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Archeology (Arch)                          </w:t>
      </w:r>
    </w:p>
    <w:p w14:paraId="09F76332" w14:textId="1E77F536"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Architecture and Design (ArchD)             </w:t>
      </w:r>
    </w:p>
    <w:p w14:paraId="72A5366D" w14:textId="7B06CD9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Law (Law)                                  </w:t>
      </w:r>
    </w:p>
    <w:p w14:paraId="4725D574" w14:textId="4E40C9AE"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Zoology (Zoo)                                </w:t>
      </w:r>
    </w:p>
    <w:p w14:paraId="117AA5AD" w14:textId="08A9286C"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Literature (Lit)                             </w:t>
      </w:r>
    </w:p>
    <w:p w14:paraId="29328BD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Divinity (Div)</w:t>
      </w:r>
    </w:p>
    <w:p w14:paraId="132C1845" w14:textId="1E9D176E"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Department_S_num: </w:t>
      </w:r>
      <w:r w:rsidRPr="00270BE5">
        <w:rPr>
          <w:rFonts w:ascii="Times New Roman" w:hAnsi="Times New Roman" w:cs="Times New Roman"/>
          <w:lang w:eastAsia="en-GB"/>
        </w:rPr>
        <w:t>Department_S as numbers instead of text</w:t>
      </w:r>
      <w:r w:rsidR="00C317D3" w:rsidRPr="00270BE5">
        <w:rPr>
          <w:rFonts w:ascii="Times New Roman" w:hAnsi="Times New Roman" w:cs="Times New Roman"/>
          <w:lang w:eastAsia="en-GB"/>
        </w:rPr>
        <w:t>.</w:t>
      </w:r>
    </w:p>
    <w:p w14:paraId="1DABBC07" w14:textId="0B989754"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Discipline</w:t>
      </w:r>
      <w:r w:rsidRPr="00270BE5">
        <w:rPr>
          <w:rFonts w:ascii="Times New Roman" w:hAnsi="Times New Roman" w:cs="Times New Roman"/>
          <w:lang w:eastAsia="en-GB"/>
        </w:rPr>
        <w:t xml:space="preserve">: </w:t>
      </w:r>
      <w:r w:rsidR="00C317D3" w:rsidRPr="00270BE5">
        <w:rPr>
          <w:rFonts w:ascii="Times New Roman" w:hAnsi="Times New Roman" w:cs="Times New Roman"/>
          <w:lang w:eastAsia="en-GB"/>
        </w:rPr>
        <w:t>T</w:t>
      </w:r>
      <w:r w:rsidRPr="00270BE5">
        <w:rPr>
          <w:rFonts w:ascii="Times New Roman" w:hAnsi="Times New Roman" w:cs="Times New Roman"/>
          <w:lang w:eastAsia="en-GB"/>
        </w:rPr>
        <w:t>his groups academic departments into disciplines</w:t>
      </w:r>
      <w:r w:rsidR="00C317D3" w:rsidRPr="00270BE5">
        <w:rPr>
          <w:rFonts w:ascii="Times New Roman" w:hAnsi="Times New Roman" w:cs="Times New Roman"/>
          <w:lang w:eastAsia="en-GB"/>
        </w:rPr>
        <w:t>.</w:t>
      </w:r>
    </w:p>
    <w:p w14:paraId="60590B6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Natural Sciences (NS)</w:t>
      </w:r>
    </w:p>
    <w:p w14:paraId="5317EE86" w14:textId="231852CB"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Social Sciences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(SocS)</w:t>
      </w:r>
    </w:p>
    <w:p w14:paraId="58265EAC" w14:textId="6158EF53"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Professions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(Prof)</w:t>
      </w:r>
    </w:p>
    <w:p w14:paraId="530ADE13" w14:textId="2B656C66"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Humanities</w:t>
      </w:r>
      <w:r w:rsidR="00C317D3" w:rsidRPr="00270BE5">
        <w:rPr>
          <w:rFonts w:ascii="Times New Roman" w:hAnsi="Times New Roman" w:cs="Times New Roman"/>
          <w:lang w:eastAsia="en-GB"/>
        </w:rPr>
        <w:t xml:space="preserve"> </w:t>
      </w:r>
      <w:r w:rsidRPr="00270BE5">
        <w:rPr>
          <w:rFonts w:ascii="Times New Roman" w:hAnsi="Times New Roman" w:cs="Times New Roman"/>
          <w:lang w:eastAsia="en-GB"/>
        </w:rPr>
        <w:t>(Hum)</w:t>
      </w:r>
    </w:p>
    <w:p w14:paraId="62F666D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Formal Sciences (FS)</w:t>
      </w:r>
    </w:p>
    <w:p w14:paraId="21D3AA62" w14:textId="77F2261D"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Workplace: </w:t>
      </w:r>
      <w:r w:rsidR="00C317D3" w:rsidRPr="00270BE5">
        <w:rPr>
          <w:rFonts w:ascii="Times New Roman" w:hAnsi="Times New Roman" w:cs="Times New Roman"/>
          <w:lang w:eastAsia="en-GB"/>
        </w:rPr>
        <w:t>W</w:t>
      </w:r>
      <w:r w:rsidRPr="00270BE5">
        <w:rPr>
          <w:rFonts w:ascii="Times New Roman" w:hAnsi="Times New Roman" w:cs="Times New Roman"/>
          <w:lang w:eastAsia="en-GB"/>
        </w:rPr>
        <w:t>here someone works; some people are self-employed</w:t>
      </w:r>
    </w:p>
    <w:p w14:paraId="06B327D3" w14:textId="1FAD1402" w:rsidR="00E74953" w:rsidRPr="00270BE5" w:rsidRDefault="00110528" w:rsidP="00E74953">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HavePhD: </w:t>
      </w:r>
      <w:r w:rsidR="00C317D3" w:rsidRPr="00270BE5">
        <w:rPr>
          <w:rFonts w:ascii="Times New Roman" w:hAnsi="Times New Roman" w:cs="Times New Roman"/>
          <w:lang w:eastAsia="en-GB"/>
        </w:rPr>
        <w:t>E</w:t>
      </w:r>
      <w:r w:rsidRPr="00270BE5">
        <w:rPr>
          <w:rFonts w:ascii="Times New Roman" w:hAnsi="Times New Roman" w:cs="Times New Roman"/>
          <w:lang w:eastAsia="en-GB"/>
        </w:rPr>
        <w:t xml:space="preserve">quals 1 if they have a </w:t>
      </w:r>
      <w:r w:rsidR="00C317D3" w:rsidRPr="00270BE5">
        <w:rPr>
          <w:rFonts w:ascii="Times New Roman" w:hAnsi="Times New Roman" w:cs="Times New Roman"/>
          <w:lang w:eastAsia="en-GB"/>
        </w:rPr>
        <w:t>P</w:t>
      </w:r>
      <w:r w:rsidRPr="00270BE5">
        <w:rPr>
          <w:rFonts w:ascii="Times New Roman" w:hAnsi="Times New Roman" w:cs="Times New Roman"/>
          <w:lang w:eastAsia="en-GB"/>
        </w:rPr>
        <w:t>h</w:t>
      </w:r>
      <w:r w:rsidR="00C317D3" w:rsidRPr="00270BE5">
        <w:rPr>
          <w:rFonts w:ascii="Times New Roman" w:hAnsi="Times New Roman" w:cs="Times New Roman"/>
          <w:lang w:eastAsia="en-GB"/>
        </w:rPr>
        <w:t>D</w:t>
      </w:r>
      <w:r w:rsidRPr="00270BE5">
        <w:rPr>
          <w:rFonts w:ascii="Times New Roman" w:hAnsi="Times New Roman" w:cs="Times New Roman"/>
          <w:lang w:eastAsia="en-GB"/>
        </w:rPr>
        <w:t xml:space="preserve">, 0 otherwise. It is 1 even if someone earns a </w:t>
      </w:r>
      <w:r w:rsidR="00E74953" w:rsidRPr="00270BE5">
        <w:rPr>
          <w:rFonts w:ascii="Times New Roman" w:hAnsi="Times New Roman" w:cs="Times New Roman"/>
          <w:lang w:eastAsia="en-GB"/>
        </w:rPr>
        <w:t>PhD</w:t>
      </w:r>
      <w:r w:rsidRPr="00270BE5">
        <w:rPr>
          <w:rFonts w:ascii="Times New Roman" w:hAnsi="Times New Roman" w:cs="Times New Roman"/>
          <w:lang w:eastAsia="en-GB"/>
        </w:rPr>
        <w:t xml:space="preserve"> after they comment (e.g. John Doe comments in 2000 and earns his PhD in 2012; his comment in 2000 will still have HavePhD = 1)</w:t>
      </w:r>
    </w:p>
    <w:p w14:paraId="32F64D6F" w14:textId="4DE552BD"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PhD_Field: </w:t>
      </w:r>
      <w:r w:rsidR="00E74953" w:rsidRPr="00270BE5">
        <w:rPr>
          <w:rFonts w:ascii="Times New Roman" w:hAnsi="Times New Roman" w:cs="Times New Roman"/>
          <w:lang w:eastAsia="en-GB"/>
        </w:rPr>
        <w:t>W</w:t>
      </w:r>
      <w:r w:rsidRPr="00270BE5">
        <w:rPr>
          <w:rFonts w:ascii="Times New Roman" w:hAnsi="Times New Roman" w:cs="Times New Roman"/>
          <w:lang w:eastAsia="en-GB"/>
        </w:rPr>
        <w:t xml:space="preserve">hat field </w:t>
      </w:r>
      <w:r w:rsidR="00E74953" w:rsidRPr="00270BE5">
        <w:rPr>
          <w:rFonts w:ascii="Times New Roman" w:hAnsi="Times New Roman" w:cs="Times New Roman"/>
          <w:lang w:eastAsia="en-GB"/>
        </w:rPr>
        <w:t>contributors</w:t>
      </w:r>
      <w:r w:rsidRPr="00270BE5">
        <w:rPr>
          <w:rFonts w:ascii="Times New Roman" w:hAnsi="Times New Roman" w:cs="Times New Roman"/>
          <w:lang w:eastAsia="en-GB"/>
        </w:rPr>
        <w:t xml:space="preserve"> got their PhD in</w:t>
      </w:r>
      <w:r w:rsidR="00E74953" w:rsidRPr="00270BE5">
        <w:rPr>
          <w:rFonts w:ascii="Times New Roman" w:hAnsi="Times New Roman" w:cs="Times New Roman"/>
          <w:lang w:eastAsia="en-GB"/>
        </w:rPr>
        <w:t>.</w:t>
      </w:r>
    </w:p>
    <w:p w14:paraId="2E055D30" w14:textId="71A3F778"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PhD_Year: </w:t>
      </w:r>
      <w:r w:rsidR="00E74953" w:rsidRPr="00270BE5">
        <w:rPr>
          <w:rFonts w:ascii="Times New Roman" w:hAnsi="Times New Roman" w:cs="Times New Roman"/>
          <w:lang w:eastAsia="en-GB"/>
        </w:rPr>
        <w:t>W</w:t>
      </w:r>
      <w:r w:rsidRPr="00270BE5">
        <w:rPr>
          <w:rFonts w:ascii="Times New Roman" w:hAnsi="Times New Roman" w:cs="Times New Roman"/>
          <w:lang w:eastAsia="en-GB"/>
        </w:rPr>
        <w:t>hat year they got their PhD</w:t>
      </w:r>
      <w:r w:rsidR="00E74953" w:rsidRPr="00270BE5">
        <w:rPr>
          <w:rFonts w:ascii="Times New Roman" w:hAnsi="Times New Roman" w:cs="Times New Roman"/>
          <w:lang w:eastAsia="en-GB"/>
        </w:rPr>
        <w:t>.</w:t>
      </w:r>
    </w:p>
    <w:p w14:paraId="1ED4C751" w14:textId="3A59BC7E"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PreviousContributions</w:t>
      </w:r>
      <w:r w:rsidRPr="00270BE5">
        <w:rPr>
          <w:rFonts w:ascii="Times New Roman" w:hAnsi="Times New Roman" w:cs="Times New Roman"/>
          <w:lang w:eastAsia="en-GB"/>
        </w:rPr>
        <w:t xml:space="preserve">: </w:t>
      </w:r>
      <w:r w:rsidR="00E74953" w:rsidRPr="00270BE5">
        <w:rPr>
          <w:rFonts w:ascii="Times New Roman" w:hAnsi="Times New Roman" w:cs="Times New Roman"/>
          <w:lang w:eastAsia="en-GB"/>
        </w:rPr>
        <w:t>H</w:t>
      </w:r>
      <w:r w:rsidRPr="00270BE5">
        <w:rPr>
          <w:rFonts w:ascii="Times New Roman" w:hAnsi="Times New Roman" w:cs="Times New Roman"/>
          <w:lang w:eastAsia="en-GB"/>
        </w:rPr>
        <w:t xml:space="preserve">ow many times </w:t>
      </w:r>
      <w:r w:rsidRPr="00270BE5">
        <w:rPr>
          <w:rFonts w:ascii="Times New Roman" w:hAnsi="Times New Roman" w:cs="Times New Roman"/>
          <w:b/>
          <w:bCs/>
          <w:lang w:eastAsia="en-GB"/>
        </w:rPr>
        <w:t xml:space="preserve">before this year </w:t>
      </w:r>
      <w:r w:rsidR="00E74953" w:rsidRPr="00270BE5">
        <w:rPr>
          <w:rFonts w:ascii="Times New Roman" w:hAnsi="Times New Roman" w:cs="Times New Roman"/>
          <w:lang w:eastAsia="en-GB"/>
        </w:rPr>
        <w:t>this person</w:t>
      </w:r>
      <w:r w:rsidRPr="00270BE5">
        <w:rPr>
          <w:rFonts w:ascii="Times New Roman" w:hAnsi="Times New Roman" w:cs="Times New Roman"/>
          <w:lang w:eastAsia="en-GB"/>
        </w:rPr>
        <w:t xml:space="preserve"> ha</w:t>
      </w:r>
      <w:r w:rsidR="00E74953" w:rsidRPr="00270BE5">
        <w:rPr>
          <w:rFonts w:ascii="Times New Roman" w:hAnsi="Times New Roman" w:cs="Times New Roman"/>
          <w:lang w:eastAsia="en-GB"/>
        </w:rPr>
        <w:t>s</w:t>
      </w:r>
      <w:r w:rsidRPr="00270BE5">
        <w:rPr>
          <w:rFonts w:ascii="Times New Roman" w:hAnsi="Times New Roman" w:cs="Times New Roman"/>
          <w:lang w:eastAsia="en-GB"/>
        </w:rPr>
        <w:t xml:space="preserve"> made contributions</w:t>
      </w:r>
      <w:r w:rsidR="00E74953" w:rsidRPr="00270BE5">
        <w:rPr>
          <w:rFonts w:ascii="Times New Roman" w:hAnsi="Times New Roman" w:cs="Times New Roman"/>
          <w:lang w:eastAsia="en-GB"/>
        </w:rPr>
        <w:t xml:space="preserve"> to the Edge</w:t>
      </w:r>
      <w:r w:rsidRPr="00270BE5">
        <w:rPr>
          <w:rFonts w:ascii="Times New Roman" w:hAnsi="Times New Roman" w:cs="Times New Roman"/>
          <w:lang w:eastAsia="en-GB"/>
        </w:rPr>
        <w:t>. So if John Doe only talked three times in one conversation in 2012 and one time each in two conversations in 2014 (and never made any other comments), this will be 0 for his comment in 2012 and 3 for both his comments in 2014.</w:t>
      </w:r>
    </w:p>
    <w:p w14:paraId="63EF2FD6" w14:textId="1FA0F808"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ContributionsThisYear: </w:t>
      </w:r>
      <w:r w:rsidR="002551DE" w:rsidRPr="00270BE5">
        <w:rPr>
          <w:rFonts w:ascii="Times New Roman" w:hAnsi="Times New Roman" w:cs="Times New Roman"/>
          <w:lang w:eastAsia="en-GB"/>
        </w:rPr>
        <w:t>H</w:t>
      </w:r>
      <w:r w:rsidRPr="00270BE5">
        <w:rPr>
          <w:rFonts w:ascii="Times New Roman" w:hAnsi="Times New Roman" w:cs="Times New Roman"/>
          <w:lang w:eastAsia="en-GB"/>
        </w:rPr>
        <w:t>ow many times they contributed this year; even if they only participated in one conversation, if they spoke 40 times in that conversation, this variable will be 40.</w:t>
      </w:r>
    </w:p>
    <w:p w14:paraId="6A0B1488" w14:textId="7D57FE9A"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ThreadsThisYear: </w:t>
      </w:r>
      <w:r w:rsidR="00016000" w:rsidRPr="00270BE5">
        <w:rPr>
          <w:rFonts w:ascii="Times New Roman" w:hAnsi="Times New Roman" w:cs="Times New Roman"/>
          <w:lang w:eastAsia="en-GB"/>
        </w:rPr>
        <w:t>H</w:t>
      </w:r>
      <w:r w:rsidRPr="00270BE5">
        <w:rPr>
          <w:rFonts w:ascii="Times New Roman" w:hAnsi="Times New Roman" w:cs="Times New Roman"/>
          <w:lang w:eastAsia="en-GB"/>
        </w:rPr>
        <w:t xml:space="preserve">ow many threads they participated in this year; thus if John spoke in two threads in 2014, one twenty times and one once, this would equal 2 in 2014, while </w:t>
      </w:r>
      <w:r w:rsidRPr="00270BE5">
        <w:rPr>
          <w:rFonts w:ascii="Times New Roman" w:hAnsi="Times New Roman" w:cs="Times New Roman"/>
          <w:b/>
          <w:bCs/>
          <w:lang w:eastAsia="en-GB"/>
        </w:rPr>
        <w:t>ContributionsThisYear</w:t>
      </w:r>
      <w:r w:rsidRPr="00270BE5">
        <w:rPr>
          <w:rFonts w:ascii="Times New Roman" w:hAnsi="Times New Roman" w:cs="Times New Roman"/>
          <w:lang w:eastAsia="en-GB"/>
        </w:rPr>
        <w:t xml:space="preserve"> would equal 21 for 2014.</w:t>
      </w:r>
    </w:p>
    <w:p w14:paraId="461FA5E9" w14:textId="33CF66E3"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PreviousThreads: </w:t>
      </w:r>
      <w:r w:rsidR="00016000" w:rsidRPr="00270BE5">
        <w:rPr>
          <w:rFonts w:ascii="Times New Roman" w:hAnsi="Times New Roman" w:cs="Times New Roman"/>
          <w:lang w:eastAsia="en-GB"/>
        </w:rPr>
        <w:t>H</w:t>
      </w:r>
      <w:r w:rsidRPr="00270BE5">
        <w:rPr>
          <w:rFonts w:ascii="Times New Roman" w:hAnsi="Times New Roman" w:cs="Times New Roman"/>
          <w:lang w:eastAsia="en-GB"/>
        </w:rPr>
        <w:t xml:space="preserve">ow many threads they participated in </w:t>
      </w:r>
      <w:r w:rsidRPr="00270BE5">
        <w:rPr>
          <w:rFonts w:ascii="Times New Roman" w:hAnsi="Times New Roman" w:cs="Times New Roman"/>
          <w:b/>
          <w:bCs/>
          <w:lang w:eastAsia="en-GB"/>
        </w:rPr>
        <w:t>before this year</w:t>
      </w:r>
      <w:r w:rsidRPr="00270BE5">
        <w:rPr>
          <w:rFonts w:ascii="Times New Roman" w:hAnsi="Times New Roman" w:cs="Times New Roman"/>
          <w:lang w:eastAsia="en-GB"/>
        </w:rPr>
        <w:t xml:space="preserve">. So if John contributed for the first time twice in one thread in 2000, once each in two different threads in 2004, and once in 2014, this would be 0 for 2000, 1 for 2004, and 3 for 2014 (and for </w:t>
      </w:r>
      <w:r w:rsidRPr="00270BE5">
        <w:rPr>
          <w:rFonts w:ascii="Times New Roman" w:hAnsi="Times New Roman" w:cs="Times New Roman"/>
          <w:b/>
          <w:bCs/>
          <w:lang w:eastAsia="en-GB"/>
        </w:rPr>
        <w:t>PreviousContributions</w:t>
      </w:r>
      <w:r w:rsidRPr="00270BE5">
        <w:rPr>
          <w:rFonts w:ascii="Times New Roman" w:hAnsi="Times New Roman" w:cs="Times New Roman"/>
          <w:lang w:eastAsia="en-GB"/>
        </w:rPr>
        <w:t xml:space="preserve"> it would be 0 for 2000, 2 for 2004, and 4 for 2014).</w:t>
      </w:r>
    </w:p>
    <w:p w14:paraId="472CA2D4" w14:textId="36AADF91"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AuthorandCommentator:</w:t>
      </w:r>
      <w:r w:rsidRPr="00270BE5">
        <w:rPr>
          <w:rFonts w:ascii="Times New Roman" w:hAnsi="Times New Roman" w:cs="Times New Roman"/>
          <w:lang w:eastAsia="en-GB"/>
        </w:rPr>
        <w:t xml:space="preserve"> </w:t>
      </w:r>
      <w:r w:rsidR="009F702A" w:rsidRPr="00270BE5">
        <w:rPr>
          <w:rFonts w:ascii="Times New Roman" w:hAnsi="Times New Roman" w:cs="Times New Roman"/>
          <w:lang w:eastAsia="en-GB"/>
        </w:rPr>
        <w:t>I</w:t>
      </w:r>
      <w:r w:rsidRPr="00270BE5">
        <w:rPr>
          <w:rFonts w:ascii="Times New Roman" w:hAnsi="Times New Roman" w:cs="Times New Roman"/>
          <w:lang w:eastAsia="en-GB"/>
        </w:rPr>
        <w:t>f, for the same piece, someone is both an author and a commentator, this is 1 for that person for that piece; otherwise it is 0</w:t>
      </w:r>
      <w:r w:rsidR="009F702A" w:rsidRPr="00270BE5">
        <w:rPr>
          <w:rFonts w:ascii="Times New Roman" w:hAnsi="Times New Roman" w:cs="Times New Roman"/>
          <w:lang w:eastAsia="en-GB"/>
        </w:rPr>
        <w:t>.</w:t>
      </w:r>
    </w:p>
    <w:p w14:paraId="166F67EC" w14:textId="544F93FE"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bCs/>
          <w:lang w:eastAsia="en-GB"/>
        </w:rPr>
        <w:t>PhD_Institution</w:t>
      </w:r>
      <w:r w:rsidRPr="00270BE5">
        <w:rPr>
          <w:rFonts w:ascii="Times New Roman" w:hAnsi="Times New Roman" w:cs="Times New Roman"/>
          <w:lang w:eastAsia="en-GB"/>
        </w:rPr>
        <w:t xml:space="preserve">: </w:t>
      </w:r>
      <w:r w:rsidR="007936DA" w:rsidRPr="00270BE5">
        <w:rPr>
          <w:rFonts w:ascii="Times New Roman" w:hAnsi="Times New Roman" w:cs="Times New Roman"/>
          <w:lang w:eastAsia="en-GB"/>
        </w:rPr>
        <w:t>At w</w:t>
      </w:r>
      <w:r w:rsidRPr="00270BE5">
        <w:rPr>
          <w:rFonts w:ascii="Times New Roman" w:hAnsi="Times New Roman" w:cs="Times New Roman"/>
          <w:lang w:eastAsia="en-GB"/>
        </w:rPr>
        <w:t xml:space="preserve">hat </w:t>
      </w:r>
      <w:r w:rsidR="007936DA" w:rsidRPr="00270BE5">
        <w:rPr>
          <w:rFonts w:ascii="Times New Roman" w:hAnsi="Times New Roman" w:cs="Times New Roman"/>
          <w:lang w:eastAsia="en-GB"/>
        </w:rPr>
        <w:t>institution</w:t>
      </w:r>
      <w:r w:rsidRPr="00270BE5">
        <w:rPr>
          <w:rFonts w:ascii="Times New Roman" w:hAnsi="Times New Roman" w:cs="Times New Roman"/>
          <w:lang w:eastAsia="en-GB"/>
        </w:rPr>
        <w:t xml:space="preserve"> the</w:t>
      </w:r>
      <w:r w:rsidR="007936DA" w:rsidRPr="00270BE5">
        <w:rPr>
          <w:rFonts w:ascii="Times New Roman" w:hAnsi="Times New Roman" w:cs="Times New Roman"/>
          <w:lang w:eastAsia="en-GB"/>
        </w:rPr>
        <w:t xml:space="preserve"> commentator</w:t>
      </w:r>
      <w:r w:rsidRPr="00270BE5">
        <w:rPr>
          <w:rFonts w:ascii="Times New Roman" w:hAnsi="Times New Roman" w:cs="Times New Roman"/>
          <w:lang w:eastAsia="en-GB"/>
        </w:rPr>
        <w:t xml:space="preserve"> got their PhD</w:t>
      </w:r>
      <w:r w:rsidR="007936DA" w:rsidRPr="00270BE5">
        <w:rPr>
          <w:rFonts w:ascii="Times New Roman" w:hAnsi="Times New Roman" w:cs="Times New Roman"/>
          <w:lang w:eastAsia="en-GB"/>
        </w:rPr>
        <w:t>.</w:t>
      </w:r>
    </w:p>
    <w:p w14:paraId="4AF29875" w14:textId="0BED5AB5"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Years_from_PhD: </w:t>
      </w:r>
      <w:r w:rsidR="007B2C90" w:rsidRPr="00270BE5">
        <w:rPr>
          <w:rFonts w:ascii="Times New Roman" w:hAnsi="Times New Roman" w:cs="Times New Roman"/>
          <w:lang w:eastAsia="en-GB"/>
        </w:rPr>
        <w:t>H</w:t>
      </w:r>
      <w:r w:rsidRPr="00270BE5">
        <w:rPr>
          <w:rFonts w:ascii="Times New Roman" w:hAnsi="Times New Roman" w:cs="Times New Roman"/>
          <w:lang w:eastAsia="en-GB"/>
        </w:rPr>
        <w:t xml:space="preserve">ow many years at the time of the comment since they earned their PhD; this is just Year - PhD.Year. This can be negative because people may have earned their </w:t>
      </w:r>
      <w:r w:rsidR="007B2C90" w:rsidRPr="00270BE5">
        <w:rPr>
          <w:rFonts w:ascii="Times New Roman" w:hAnsi="Times New Roman" w:cs="Times New Roman"/>
          <w:lang w:eastAsia="en-GB"/>
        </w:rPr>
        <w:t>P</w:t>
      </w:r>
      <w:r w:rsidRPr="00270BE5">
        <w:rPr>
          <w:rFonts w:ascii="Times New Roman" w:hAnsi="Times New Roman" w:cs="Times New Roman"/>
          <w:lang w:eastAsia="en-GB"/>
        </w:rPr>
        <w:t>h</w:t>
      </w:r>
      <w:r w:rsidR="007B2C90" w:rsidRPr="00270BE5">
        <w:rPr>
          <w:rFonts w:ascii="Times New Roman" w:hAnsi="Times New Roman" w:cs="Times New Roman"/>
          <w:lang w:eastAsia="en-GB"/>
        </w:rPr>
        <w:t>D</w:t>
      </w:r>
      <w:r w:rsidRPr="00270BE5">
        <w:rPr>
          <w:rFonts w:ascii="Times New Roman" w:hAnsi="Times New Roman" w:cs="Times New Roman"/>
          <w:lang w:eastAsia="en-GB"/>
        </w:rPr>
        <w:t xml:space="preserve"> years after they make a comment</w:t>
      </w:r>
      <w:r w:rsidR="007B2C90" w:rsidRPr="00270BE5">
        <w:rPr>
          <w:rFonts w:ascii="Times New Roman" w:hAnsi="Times New Roman" w:cs="Times New Roman"/>
          <w:lang w:eastAsia="en-GB"/>
        </w:rPr>
        <w:t>.</w:t>
      </w:r>
    </w:p>
    <w:p w14:paraId="57CFA488" w14:textId="2BBD86A8"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PhD_Institution_SR: </w:t>
      </w:r>
      <w:r w:rsidRPr="00270BE5">
        <w:rPr>
          <w:rFonts w:ascii="Times New Roman" w:hAnsi="Times New Roman" w:cs="Times New Roman"/>
          <w:lang w:eastAsia="en-GB"/>
        </w:rPr>
        <w:t xml:space="preserve">The Shanghai Rankings of their PhD Institution; this is only for people who received their PhDs from institutions that are ranked by Shanghai. Shanghai ranks between 500 and 510 universities worldwide each year </w:t>
      </w:r>
      <w:r w:rsidRPr="00270BE5">
        <w:rPr>
          <w:rFonts w:ascii="Times New Roman" w:hAnsi="Times New Roman" w:cs="Times New Roman"/>
          <w:lang w:eastAsia="en-GB"/>
        </w:rPr>
        <w:lastRenderedPageBreak/>
        <w:t>and also bins their rankings after a certain point, in different ways for different years (e.g. a university may be ranked as 301-352).</w:t>
      </w:r>
    </w:p>
    <w:p w14:paraId="53E7E20D" w14:textId="20E397A7" w:rsidR="00110528" w:rsidRPr="00270BE5" w:rsidRDefault="00110528" w:rsidP="00110528">
      <w:pPr>
        <w:pStyle w:val="ListParagraph"/>
        <w:numPr>
          <w:ilvl w:val="1"/>
          <w:numId w:val="3"/>
        </w:numPr>
        <w:spacing w:after="120" w:line="280" w:lineRule="atLeast"/>
        <w:rPr>
          <w:rFonts w:ascii="Times New Roman" w:hAnsi="Times New Roman" w:cs="Times New Roman"/>
          <w:b/>
          <w:lang w:val="de-CH" w:eastAsia="en-GB"/>
        </w:rPr>
      </w:pPr>
      <w:r w:rsidRPr="00270BE5">
        <w:rPr>
          <w:rFonts w:ascii="Times New Roman" w:hAnsi="Times New Roman" w:cs="Times New Roman"/>
          <w:b/>
          <w:lang w:val="de-CH" w:eastAsia="en-GB"/>
        </w:rPr>
        <w:t>PhD_Institution_SR_Bin:</w:t>
      </w:r>
    </w:p>
    <w:p w14:paraId="01D7F51A"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 and 50</w:t>
      </w:r>
    </w:p>
    <w:p w14:paraId="54E29AE5"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51 and 100</w:t>
      </w:r>
    </w:p>
    <w:p w14:paraId="145D22B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101 and 150</w:t>
      </w:r>
    </w:p>
    <w:p w14:paraId="540A1AC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151 and 200</w:t>
      </w:r>
    </w:p>
    <w:p w14:paraId="22B12825"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university was ranked between 201 and 300</w:t>
      </w:r>
    </w:p>
    <w:p w14:paraId="015DD89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301 and 400</w:t>
      </w:r>
    </w:p>
    <w:p w14:paraId="084B5887" w14:textId="64FFDF88"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7= </w:t>
      </w:r>
      <w:r w:rsidR="001F55DE" w:rsidRPr="00270BE5">
        <w:rPr>
          <w:rFonts w:ascii="Times New Roman" w:hAnsi="Times New Roman" w:cs="Times New Roman"/>
          <w:lang w:eastAsia="en-GB"/>
        </w:rPr>
        <w:t xml:space="preserve"> </w:t>
      </w:r>
      <w:r w:rsidRPr="00270BE5">
        <w:rPr>
          <w:rFonts w:ascii="Times New Roman" w:hAnsi="Times New Roman" w:cs="Times New Roman"/>
          <w:lang w:eastAsia="en-GB"/>
        </w:rPr>
        <w:t>university was ranked between 401 and 510</w:t>
      </w:r>
    </w:p>
    <w:p w14:paraId="4D8FD895" w14:textId="563D931F"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Workplace_SR: </w:t>
      </w:r>
      <w:r w:rsidRPr="00270BE5">
        <w:rPr>
          <w:rFonts w:ascii="Times New Roman" w:hAnsi="Times New Roman" w:cs="Times New Roman"/>
          <w:lang w:eastAsia="en-GB"/>
        </w:rPr>
        <w:t xml:space="preserve">The Shanghai Rankings of their workplace; this is only for academics and academic institutions that are ranked by Shanghai (see </w:t>
      </w:r>
      <w:r w:rsidRPr="00270BE5">
        <w:rPr>
          <w:rFonts w:ascii="Times New Roman" w:hAnsi="Times New Roman" w:cs="Times New Roman"/>
          <w:bCs/>
          <w:lang w:eastAsia="en-GB"/>
        </w:rPr>
        <w:t xml:space="preserve">PhD_Institution_SR </w:t>
      </w:r>
      <w:r w:rsidRPr="00270BE5">
        <w:rPr>
          <w:rFonts w:ascii="Times New Roman" w:hAnsi="Times New Roman" w:cs="Times New Roman"/>
          <w:lang w:eastAsia="en-GB"/>
        </w:rPr>
        <w:t>for more information)</w:t>
      </w:r>
      <w:r w:rsidR="001F55DE" w:rsidRPr="00270BE5">
        <w:rPr>
          <w:rFonts w:ascii="Times New Roman" w:hAnsi="Times New Roman" w:cs="Times New Roman"/>
          <w:lang w:eastAsia="en-GB"/>
        </w:rPr>
        <w:t xml:space="preserve">. </w:t>
      </w:r>
    </w:p>
    <w:p w14:paraId="2274B18C" w14:textId="1341E19C"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Workplace_SR_Bin:</w:t>
      </w:r>
    </w:p>
    <w:p w14:paraId="71CC08B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 and 50</w:t>
      </w:r>
    </w:p>
    <w:p w14:paraId="3B786CC4"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51 and 100</w:t>
      </w:r>
    </w:p>
    <w:p w14:paraId="15F16BE7"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101 and 150</w:t>
      </w:r>
    </w:p>
    <w:p w14:paraId="69C5487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151 and 200</w:t>
      </w:r>
    </w:p>
    <w:p w14:paraId="50791AD9"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university was ranked between 201 and 300</w:t>
      </w:r>
    </w:p>
    <w:p w14:paraId="5107E414"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301 and 400</w:t>
      </w:r>
    </w:p>
    <w:p w14:paraId="36C5A6A9" w14:textId="7FBD5CAF"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7= </w:t>
      </w:r>
      <w:r w:rsidR="001F55DE" w:rsidRPr="00270BE5">
        <w:rPr>
          <w:rFonts w:ascii="Times New Roman" w:hAnsi="Times New Roman" w:cs="Times New Roman"/>
          <w:lang w:eastAsia="en-GB"/>
        </w:rPr>
        <w:t xml:space="preserve"> </w:t>
      </w:r>
      <w:r w:rsidRPr="00270BE5">
        <w:rPr>
          <w:rFonts w:ascii="Times New Roman" w:hAnsi="Times New Roman" w:cs="Times New Roman"/>
          <w:lang w:eastAsia="en-GB"/>
        </w:rPr>
        <w:t>university was ranked between 401 and 510</w:t>
      </w:r>
    </w:p>
    <w:p w14:paraId="5797819A" w14:textId="6178CCE0"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SR_Ranking_Dif: </w:t>
      </w:r>
      <w:r w:rsidRPr="00270BE5">
        <w:rPr>
          <w:rFonts w:ascii="Times New Roman" w:hAnsi="Times New Roman" w:cs="Times New Roman"/>
          <w:lang w:eastAsia="en-GB"/>
        </w:rPr>
        <w:t>The difference between the binned Shanghai Ranking University of their workplace and the binned Shanghai Ranking of their PhD; a positive ranking means that they work at a place that has a higher ranking than where they got their PhD</w:t>
      </w:r>
      <w:r w:rsidR="001F55DE" w:rsidRPr="00270BE5">
        <w:rPr>
          <w:rFonts w:ascii="Times New Roman" w:hAnsi="Times New Roman" w:cs="Times New Roman"/>
          <w:lang w:eastAsia="en-GB"/>
        </w:rPr>
        <w:t>.</w:t>
      </w:r>
    </w:p>
    <w:p w14:paraId="6A53D379" w14:textId="725897D8"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PhD_Institution_US_IR: </w:t>
      </w:r>
      <w:r w:rsidRPr="00270BE5">
        <w:rPr>
          <w:rFonts w:ascii="Times New Roman" w:hAnsi="Times New Roman" w:cs="Times New Roman"/>
          <w:lang w:eastAsia="en-GB"/>
        </w:rPr>
        <w:t>The US News and World Report created an international ranking system in 2014 to rank the top 500 universities. Thus, even if a comment was made in 1999, if they have a PhD from Carnegie Mellon, this ranking will be Carnegie Mellon’s ranking in the 2014 report</w:t>
      </w:r>
      <w:r w:rsidR="001F55DE" w:rsidRPr="00270BE5">
        <w:rPr>
          <w:rFonts w:ascii="Times New Roman" w:hAnsi="Times New Roman" w:cs="Times New Roman"/>
          <w:lang w:eastAsia="en-GB"/>
        </w:rPr>
        <w:t xml:space="preserve">. </w:t>
      </w:r>
    </w:p>
    <w:p w14:paraId="2CE4C3B1" w14:textId="4BC63DF1"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PhD_Institution_US_IR_Bin:</w:t>
      </w:r>
    </w:p>
    <w:p w14:paraId="5F34250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 and 50</w:t>
      </w:r>
    </w:p>
    <w:p w14:paraId="6E7C910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51 and 100</w:t>
      </w:r>
    </w:p>
    <w:p w14:paraId="3BD55299"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101 and 150</w:t>
      </w:r>
    </w:p>
    <w:p w14:paraId="01CE9E5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151 and 200</w:t>
      </w:r>
    </w:p>
    <w:p w14:paraId="6E9C17A9"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university was ranked between 201 and 250</w:t>
      </w:r>
    </w:p>
    <w:p w14:paraId="75449BDD"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251 and 300</w:t>
      </w:r>
    </w:p>
    <w:p w14:paraId="641C6C96" w14:textId="6B2D9B30"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 xml:space="preserve">7= </w:t>
      </w:r>
      <w:r w:rsidR="001F55DE" w:rsidRPr="00270BE5">
        <w:rPr>
          <w:rFonts w:ascii="Times New Roman" w:hAnsi="Times New Roman" w:cs="Times New Roman"/>
          <w:lang w:eastAsia="en-GB"/>
        </w:rPr>
        <w:t xml:space="preserve"> </w:t>
      </w:r>
      <w:r w:rsidRPr="00270BE5">
        <w:rPr>
          <w:rFonts w:ascii="Times New Roman" w:hAnsi="Times New Roman" w:cs="Times New Roman"/>
          <w:lang w:eastAsia="en-GB"/>
        </w:rPr>
        <w:t>university was ranked between 301 and 350</w:t>
      </w:r>
    </w:p>
    <w:p w14:paraId="317EA7B6"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8 = university was ranked between 351 and 400</w:t>
      </w:r>
    </w:p>
    <w:p w14:paraId="62F4B63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9 = university was ranked between 401 and 450</w:t>
      </w:r>
    </w:p>
    <w:p w14:paraId="60FEAE7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10 = university was ranked between 451 and 500</w:t>
      </w:r>
    </w:p>
    <w:p w14:paraId="25793486" w14:textId="0F4325CA"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lang w:eastAsia="en-GB"/>
        </w:rPr>
        <w:t>Workplace_US_IR</w:t>
      </w:r>
      <w:r w:rsidRPr="00270BE5">
        <w:rPr>
          <w:rFonts w:ascii="Times New Roman" w:hAnsi="Times New Roman" w:cs="Times New Roman"/>
          <w:lang w:eastAsia="en-GB"/>
        </w:rPr>
        <w:t>: See PhD_Institution_US_IR</w:t>
      </w:r>
      <w:r w:rsidR="00A13086" w:rsidRPr="00270BE5">
        <w:rPr>
          <w:rFonts w:ascii="Times New Roman" w:hAnsi="Times New Roman" w:cs="Times New Roman"/>
          <w:lang w:eastAsia="en-GB"/>
        </w:rPr>
        <w:t>.</w:t>
      </w:r>
    </w:p>
    <w:p w14:paraId="35E0D238" w14:textId="1E0D64B1" w:rsidR="00110528" w:rsidRPr="00270BE5" w:rsidRDefault="00110528" w:rsidP="00110528">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lang w:eastAsia="en-GB"/>
        </w:rPr>
        <w:t>Workplace_US_IR_Bin</w:t>
      </w:r>
      <w:r w:rsidRPr="00270BE5">
        <w:rPr>
          <w:rFonts w:ascii="Times New Roman" w:hAnsi="Times New Roman" w:cs="Times New Roman"/>
          <w:lang w:eastAsia="en-GB"/>
        </w:rPr>
        <w:t>:</w:t>
      </w:r>
    </w:p>
    <w:p w14:paraId="0CED8A8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 and 50</w:t>
      </w:r>
    </w:p>
    <w:p w14:paraId="0FE760BD"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51 and 100</w:t>
      </w:r>
    </w:p>
    <w:p w14:paraId="3A76FF6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101 and 150</w:t>
      </w:r>
    </w:p>
    <w:p w14:paraId="023052C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151 and 200</w:t>
      </w:r>
    </w:p>
    <w:p w14:paraId="12E57A8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lastRenderedPageBreak/>
        <w:t>5 = university was ranked between 201 and 250</w:t>
      </w:r>
    </w:p>
    <w:p w14:paraId="0899A69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251 and 300</w:t>
      </w:r>
    </w:p>
    <w:p w14:paraId="0999E0A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7= university was ranked between 301 and 350</w:t>
      </w:r>
    </w:p>
    <w:p w14:paraId="6F4B432C"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8 = university was ranked between 351 and 400</w:t>
      </w:r>
    </w:p>
    <w:p w14:paraId="355CE226"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9 = university was ranked between 401 and 450</w:t>
      </w:r>
    </w:p>
    <w:p w14:paraId="475CACB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10 = university was ranked between 451 and 500</w:t>
      </w:r>
    </w:p>
    <w:p w14:paraId="4959B075" w14:textId="02DC9785"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USA_I_Ranking_Dif: </w:t>
      </w:r>
      <w:r w:rsidR="00A13086" w:rsidRPr="00270BE5">
        <w:rPr>
          <w:rFonts w:ascii="Times New Roman" w:hAnsi="Times New Roman" w:cs="Times New Roman"/>
          <w:lang w:eastAsia="en-GB"/>
        </w:rPr>
        <w:t>T</w:t>
      </w:r>
      <w:r w:rsidRPr="00270BE5">
        <w:rPr>
          <w:rFonts w:ascii="Times New Roman" w:hAnsi="Times New Roman" w:cs="Times New Roman"/>
          <w:lang w:eastAsia="en-GB"/>
        </w:rPr>
        <w:t>he difference between the rank of someone’s workplace and the rank of their PhD Institution (as ranked by US News and World Report International Rankings). If this is positive, it means they’re working at an institution ranked higher than their PhD Institution.</w:t>
      </w:r>
    </w:p>
    <w:p w14:paraId="10D34E26" w14:textId="63AD8C27"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PhD_Institution_US: </w:t>
      </w:r>
      <w:r w:rsidRPr="00270BE5">
        <w:rPr>
          <w:rFonts w:ascii="Times New Roman" w:hAnsi="Times New Roman" w:cs="Times New Roman"/>
          <w:lang w:eastAsia="en-GB"/>
        </w:rPr>
        <w:t xml:space="preserve">The ranking of their PhD Institution by USA News and World Report; this is </w:t>
      </w:r>
      <w:r w:rsidRPr="00270BE5">
        <w:rPr>
          <w:rFonts w:ascii="Times New Roman" w:hAnsi="Times New Roman" w:cs="Times New Roman"/>
          <w:bCs/>
          <w:lang w:eastAsia="en-GB"/>
        </w:rPr>
        <w:t>only</w:t>
      </w:r>
      <w:r w:rsidRPr="00270BE5">
        <w:rPr>
          <w:rFonts w:ascii="Times New Roman" w:hAnsi="Times New Roman" w:cs="Times New Roman"/>
          <w:lang w:eastAsia="en-GB"/>
        </w:rPr>
        <w:t xml:space="preserve"> for US institutions and only for a limited number of them. Different numbers of school were ranked in different years; for example, 129 schools were ranked in 2005, while only 51 were ranked in 2003. These </w:t>
      </w:r>
      <w:r w:rsidR="00337223" w:rsidRPr="00270BE5">
        <w:rPr>
          <w:rFonts w:ascii="Times New Roman" w:hAnsi="Times New Roman" w:cs="Times New Roman"/>
          <w:lang w:eastAsia="en-GB"/>
        </w:rPr>
        <w:t>numbers</w:t>
      </w:r>
      <w:r w:rsidR="00E53A09" w:rsidRPr="00270BE5">
        <w:rPr>
          <w:rFonts w:ascii="Times New Roman" w:hAnsi="Times New Roman" w:cs="Times New Roman"/>
          <w:lang w:eastAsia="en-GB"/>
        </w:rPr>
        <w:t xml:space="preserve"> </w:t>
      </w:r>
      <w:r w:rsidRPr="00270BE5">
        <w:rPr>
          <w:rFonts w:ascii="Times New Roman" w:hAnsi="Times New Roman" w:cs="Times New Roman"/>
          <w:lang w:eastAsia="en-GB"/>
        </w:rPr>
        <w:t xml:space="preserve">only </w:t>
      </w:r>
      <w:r w:rsidR="00A13086" w:rsidRPr="00270BE5">
        <w:rPr>
          <w:rFonts w:ascii="Times New Roman" w:hAnsi="Times New Roman" w:cs="Times New Roman"/>
          <w:lang w:eastAsia="en-GB"/>
        </w:rPr>
        <w:t>span</w:t>
      </w:r>
      <w:r w:rsidRPr="00270BE5">
        <w:rPr>
          <w:rFonts w:ascii="Times New Roman" w:hAnsi="Times New Roman" w:cs="Times New Roman"/>
          <w:lang w:eastAsia="en-GB"/>
        </w:rPr>
        <w:t xml:space="preserve"> from 2003-2014.</w:t>
      </w:r>
    </w:p>
    <w:p w14:paraId="1569D2E3" w14:textId="13E68EE9"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PhD_Institution_US_Bin:</w:t>
      </w:r>
    </w:p>
    <w:p w14:paraId="17CC0218"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1-5</w:t>
      </w:r>
    </w:p>
    <w:p w14:paraId="08790BF8"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6-10</w:t>
      </w:r>
    </w:p>
    <w:p w14:paraId="26CCD3E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11-25</w:t>
      </w:r>
    </w:p>
    <w:p w14:paraId="1AE92DB7"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26-50</w:t>
      </w:r>
    </w:p>
    <w:p w14:paraId="7E8B8A3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university was ranked between 51-100</w:t>
      </w:r>
    </w:p>
    <w:p w14:paraId="4A4142EE"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101-150</w:t>
      </w:r>
    </w:p>
    <w:p w14:paraId="44B18917"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7 = university was ranked between 151-200</w:t>
      </w:r>
    </w:p>
    <w:p w14:paraId="69E50F05" w14:textId="0F0549DA"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Workplace_US: </w:t>
      </w:r>
      <w:r w:rsidRPr="00270BE5">
        <w:rPr>
          <w:rFonts w:ascii="Times New Roman" w:hAnsi="Times New Roman" w:cs="Times New Roman"/>
          <w:lang w:eastAsia="en-GB"/>
        </w:rPr>
        <w:t xml:space="preserve">The ranking of their workplace by USA News and World Report; this is </w:t>
      </w:r>
      <w:r w:rsidRPr="00270BE5">
        <w:rPr>
          <w:rFonts w:ascii="Times New Roman" w:hAnsi="Times New Roman" w:cs="Times New Roman"/>
          <w:bCs/>
          <w:lang w:eastAsia="en-GB"/>
        </w:rPr>
        <w:t>only</w:t>
      </w:r>
      <w:r w:rsidRPr="00270BE5">
        <w:rPr>
          <w:rFonts w:ascii="Times New Roman" w:hAnsi="Times New Roman" w:cs="Times New Roman"/>
          <w:lang w:eastAsia="en-GB"/>
        </w:rPr>
        <w:t xml:space="preserve"> for US institutions and only for a limited number of them. Different numbers of school were ranked in different years; for example, 129 schools were ranked in 2005, while only 51 were ranked in 2003. These only </w:t>
      </w:r>
      <w:r w:rsidR="00337223" w:rsidRPr="00270BE5">
        <w:rPr>
          <w:rFonts w:ascii="Times New Roman" w:hAnsi="Times New Roman" w:cs="Times New Roman"/>
          <w:lang w:eastAsia="en-GB"/>
        </w:rPr>
        <w:t>span</w:t>
      </w:r>
      <w:r w:rsidRPr="00270BE5">
        <w:rPr>
          <w:rFonts w:ascii="Times New Roman" w:hAnsi="Times New Roman" w:cs="Times New Roman"/>
          <w:lang w:eastAsia="en-GB"/>
        </w:rPr>
        <w:t xml:space="preserve"> from 2003-2014.</w:t>
      </w:r>
    </w:p>
    <w:p w14:paraId="137E2097" w14:textId="58EEF56E"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Workplace_US_Bin:</w:t>
      </w:r>
    </w:p>
    <w:p w14:paraId="68B4F84D"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university was ranked between 1-5</w:t>
      </w:r>
    </w:p>
    <w:p w14:paraId="01A68BB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university was ranked between 6-10</w:t>
      </w:r>
    </w:p>
    <w:p w14:paraId="6D4A10D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university was ranked between 11-25</w:t>
      </w:r>
    </w:p>
    <w:p w14:paraId="4D74040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university was ranked between 26-50</w:t>
      </w:r>
    </w:p>
    <w:p w14:paraId="76CA9D43"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university was ranked between 51-100</w:t>
      </w:r>
    </w:p>
    <w:p w14:paraId="55FFF9B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university was ranked between 101-150</w:t>
      </w:r>
    </w:p>
    <w:p w14:paraId="581AD9E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7 = university was ranked between 151-200</w:t>
      </w:r>
    </w:p>
    <w:p w14:paraId="19278F7A" w14:textId="624A5081"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USA_Ranking_Dif: </w:t>
      </w:r>
      <w:r w:rsidR="00841F9C" w:rsidRPr="00270BE5">
        <w:rPr>
          <w:rFonts w:ascii="Times New Roman" w:hAnsi="Times New Roman" w:cs="Times New Roman"/>
          <w:lang w:eastAsia="en-GB"/>
        </w:rPr>
        <w:t>T</w:t>
      </w:r>
      <w:r w:rsidRPr="00270BE5">
        <w:rPr>
          <w:rFonts w:ascii="Times New Roman" w:hAnsi="Times New Roman" w:cs="Times New Roman"/>
          <w:lang w:eastAsia="en-GB"/>
        </w:rPr>
        <w:t>he difference between the rank of someone’s workplace and the rank of their PhD Institution (as ranked by US News and World Report Rankings). If this is positive, it means they’re working at an institution ranked higher than their PhD Institution.</w:t>
      </w:r>
    </w:p>
    <w:p w14:paraId="1DB7F325" w14:textId="57FF5302"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Total_Citations: </w:t>
      </w:r>
      <w:r w:rsidR="00923E5D" w:rsidRPr="00270BE5">
        <w:rPr>
          <w:rFonts w:ascii="Times New Roman" w:hAnsi="Times New Roman" w:cs="Times New Roman"/>
          <w:lang w:eastAsia="en-GB"/>
        </w:rPr>
        <w:t>T</w:t>
      </w:r>
      <w:r w:rsidRPr="00270BE5">
        <w:rPr>
          <w:rFonts w:ascii="Times New Roman" w:hAnsi="Times New Roman" w:cs="Times New Roman"/>
          <w:lang w:eastAsia="en-GB"/>
        </w:rPr>
        <w:t>he total number of citations they have received, including that year and all previous years (it’s citations.year + previouscitations)</w:t>
      </w:r>
      <w:r w:rsidR="00036236" w:rsidRPr="00270BE5">
        <w:rPr>
          <w:rFonts w:ascii="Times New Roman" w:hAnsi="Times New Roman" w:cs="Times New Roman"/>
          <w:lang w:eastAsia="en-GB"/>
        </w:rPr>
        <w:t>.</w:t>
      </w:r>
    </w:p>
    <w:p w14:paraId="34F79248" w14:textId="79204E03"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H_Index: </w:t>
      </w:r>
      <w:r w:rsidR="00923E5D" w:rsidRPr="00270BE5">
        <w:rPr>
          <w:rFonts w:ascii="Times New Roman" w:hAnsi="Times New Roman" w:cs="Times New Roman"/>
          <w:lang w:eastAsia="en-GB"/>
        </w:rPr>
        <w:t>T</w:t>
      </w:r>
      <w:r w:rsidRPr="00270BE5">
        <w:rPr>
          <w:rFonts w:ascii="Times New Roman" w:hAnsi="Times New Roman" w:cs="Times New Roman"/>
          <w:lang w:eastAsia="en-GB"/>
        </w:rPr>
        <w:t xml:space="preserve">his is their h-index in </w:t>
      </w:r>
      <w:r w:rsidRPr="00270BE5">
        <w:rPr>
          <w:rFonts w:ascii="Times New Roman" w:hAnsi="Times New Roman" w:cs="Times New Roman"/>
          <w:b/>
          <w:bCs/>
          <w:lang w:eastAsia="en-GB"/>
        </w:rPr>
        <w:t xml:space="preserve">2014; </w:t>
      </w:r>
      <w:r w:rsidRPr="00270BE5">
        <w:rPr>
          <w:rFonts w:ascii="Times New Roman" w:hAnsi="Times New Roman" w:cs="Times New Roman"/>
          <w:lang w:eastAsia="en-GB"/>
        </w:rPr>
        <w:t xml:space="preserve">a scholar has an index of </w:t>
      </w:r>
      <w:r w:rsidRPr="00270BE5">
        <w:rPr>
          <w:rFonts w:ascii="Times New Roman" w:hAnsi="Times New Roman" w:cs="Times New Roman"/>
          <w:i/>
          <w:iCs/>
          <w:lang w:eastAsia="en-GB"/>
        </w:rPr>
        <w:t>h</w:t>
      </w:r>
      <w:r w:rsidRPr="00270BE5">
        <w:rPr>
          <w:rFonts w:ascii="Times New Roman" w:hAnsi="Times New Roman" w:cs="Times New Roman"/>
          <w:lang w:eastAsia="en-GB"/>
        </w:rPr>
        <w:t xml:space="preserve"> if they have published </w:t>
      </w:r>
      <w:r w:rsidRPr="00270BE5">
        <w:rPr>
          <w:rFonts w:ascii="Times New Roman" w:hAnsi="Times New Roman" w:cs="Times New Roman"/>
          <w:i/>
          <w:iCs/>
          <w:lang w:eastAsia="en-GB"/>
        </w:rPr>
        <w:t>h</w:t>
      </w:r>
      <w:r w:rsidRPr="00270BE5">
        <w:rPr>
          <w:rFonts w:ascii="Times New Roman" w:hAnsi="Times New Roman" w:cs="Times New Roman"/>
          <w:lang w:eastAsia="en-GB"/>
        </w:rPr>
        <w:t xml:space="preserve"> papers each of which has been cited in other papers at least </w:t>
      </w:r>
      <w:r w:rsidRPr="00270BE5">
        <w:rPr>
          <w:rFonts w:ascii="Times New Roman" w:hAnsi="Times New Roman" w:cs="Times New Roman"/>
          <w:i/>
          <w:iCs/>
          <w:lang w:eastAsia="en-GB"/>
        </w:rPr>
        <w:t>h</w:t>
      </w:r>
      <w:r w:rsidRPr="00270BE5">
        <w:rPr>
          <w:rFonts w:ascii="Times New Roman" w:hAnsi="Times New Roman" w:cs="Times New Roman"/>
          <w:lang w:eastAsia="en-GB"/>
        </w:rPr>
        <w:t xml:space="preserve"> times</w:t>
      </w:r>
      <w:r w:rsidR="00036236" w:rsidRPr="00270BE5">
        <w:rPr>
          <w:rFonts w:ascii="Times New Roman" w:hAnsi="Times New Roman" w:cs="Times New Roman"/>
          <w:lang w:eastAsia="en-GB"/>
        </w:rPr>
        <w:t>.</w:t>
      </w:r>
    </w:p>
    <w:p w14:paraId="18B3A4B5" w14:textId="134AFC12"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i10_</w:t>
      </w:r>
      <w:r w:rsidR="00593886">
        <w:rPr>
          <w:rFonts w:ascii="Times New Roman" w:hAnsi="Times New Roman" w:cs="Times New Roman"/>
          <w:b/>
          <w:bCs/>
          <w:lang w:eastAsia="en-GB"/>
        </w:rPr>
        <w:t>I</w:t>
      </w:r>
      <w:r w:rsidRPr="00270BE5">
        <w:rPr>
          <w:rFonts w:ascii="Times New Roman" w:hAnsi="Times New Roman" w:cs="Times New Roman"/>
          <w:b/>
          <w:bCs/>
          <w:lang w:eastAsia="en-GB"/>
        </w:rPr>
        <w:t xml:space="preserve">ndex: </w:t>
      </w:r>
      <w:r w:rsidR="00923E5D" w:rsidRPr="00270BE5">
        <w:rPr>
          <w:rFonts w:ascii="Times New Roman" w:hAnsi="Times New Roman" w:cs="Times New Roman"/>
          <w:lang w:eastAsia="en-GB"/>
        </w:rPr>
        <w:t>H</w:t>
      </w:r>
      <w:r w:rsidRPr="00270BE5">
        <w:rPr>
          <w:rFonts w:ascii="Times New Roman" w:hAnsi="Times New Roman" w:cs="Times New Roman"/>
          <w:lang w:eastAsia="en-GB"/>
        </w:rPr>
        <w:t xml:space="preserve">ow many papers in </w:t>
      </w:r>
      <w:r w:rsidRPr="00270BE5">
        <w:rPr>
          <w:rFonts w:ascii="Times New Roman" w:hAnsi="Times New Roman" w:cs="Times New Roman"/>
          <w:b/>
          <w:bCs/>
          <w:lang w:eastAsia="en-GB"/>
        </w:rPr>
        <w:t xml:space="preserve">2014 </w:t>
      </w:r>
      <w:r w:rsidRPr="00270BE5">
        <w:rPr>
          <w:rFonts w:ascii="Times New Roman" w:hAnsi="Times New Roman" w:cs="Times New Roman"/>
          <w:lang w:eastAsia="en-GB"/>
        </w:rPr>
        <w:t>they had authored that has more than 10 citations; this is only for</w:t>
      </w:r>
      <w:r w:rsidR="00923E5D" w:rsidRPr="00270BE5">
        <w:rPr>
          <w:rFonts w:ascii="Times New Roman" w:hAnsi="Times New Roman" w:cs="Times New Roman"/>
          <w:lang w:eastAsia="en-GB"/>
        </w:rPr>
        <w:t xml:space="preserve"> contributors with</w:t>
      </w:r>
      <w:r w:rsidRPr="00270BE5">
        <w:rPr>
          <w:rFonts w:ascii="Times New Roman" w:hAnsi="Times New Roman" w:cs="Times New Roman"/>
          <w:lang w:eastAsia="en-GB"/>
        </w:rPr>
        <w:t xml:space="preserve"> Google Scholar pages. As the </w:t>
      </w:r>
      <w:r w:rsidR="00923E5D" w:rsidRPr="00270BE5">
        <w:rPr>
          <w:rFonts w:ascii="Times New Roman" w:hAnsi="Times New Roman" w:cs="Times New Roman"/>
          <w:lang w:eastAsia="en-GB"/>
        </w:rPr>
        <w:t xml:space="preserve">Google </w:t>
      </w:r>
      <w:r w:rsidR="00923E5D" w:rsidRPr="00270BE5">
        <w:rPr>
          <w:rFonts w:ascii="Times New Roman" w:hAnsi="Times New Roman" w:cs="Times New Roman"/>
          <w:lang w:eastAsia="en-GB"/>
        </w:rPr>
        <w:lastRenderedPageBreak/>
        <w:t>Scholar</w:t>
      </w:r>
      <w:r w:rsidRPr="00270BE5">
        <w:rPr>
          <w:rFonts w:ascii="Times New Roman" w:hAnsi="Times New Roman" w:cs="Times New Roman"/>
          <w:lang w:eastAsia="en-GB"/>
        </w:rPr>
        <w:t xml:space="preserve"> pages only have an i10 index from 2014, even if the comment was from 1999, the i10 index is from 2014</w:t>
      </w:r>
      <w:r w:rsidR="00036236" w:rsidRPr="00270BE5">
        <w:rPr>
          <w:rFonts w:ascii="Times New Roman" w:hAnsi="Times New Roman" w:cs="Times New Roman"/>
          <w:lang w:eastAsia="en-GB"/>
        </w:rPr>
        <w:t>.</w:t>
      </w:r>
    </w:p>
    <w:p w14:paraId="3EC27158" w14:textId="3EB4E8A6"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Citations_Year: </w:t>
      </w:r>
      <w:r w:rsidR="00036236" w:rsidRPr="00270BE5">
        <w:rPr>
          <w:rFonts w:ascii="Times New Roman" w:hAnsi="Times New Roman" w:cs="Times New Roman"/>
          <w:lang w:eastAsia="en-GB"/>
        </w:rPr>
        <w:t>H</w:t>
      </w:r>
      <w:r w:rsidRPr="00270BE5">
        <w:rPr>
          <w:rFonts w:ascii="Times New Roman" w:hAnsi="Times New Roman" w:cs="Times New Roman"/>
          <w:lang w:eastAsia="en-GB"/>
        </w:rPr>
        <w:t xml:space="preserve">ow many citations they received this year; this is only for </w:t>
      </w:r>
      <w:r w:rsidR="00036236" w:rsidRPr="00270BE5">
        <w:rPr>
          <w:rFonts w:ascii="Times New Roman" w:hAnsi="Times New Roman" w:cs="Times New Roman"/>
          <w:lang w:eastAsia="en-GB"/>
        </w:rPr>
        <w:t xml:space="preserve">contributors with </w:t>
      </w:r>
      <w:r w:rsidRPr="00270BE5">
        <w:rPr>
          <w:rFonts w:ascii="Times New Roman" w:hAnsi="Times New Roman" w:cs="Times New Roman"/>
          <w:lang w:eastAsia="en-GB"/>
        </w:rPr>
        <w:t>Google Scholar pages</w:t>
      </w:r>
      <w:r w:rsidR="00036236" w:rsidRPr="00270BE5">
        <w:rPr>
          <w:rFonts w:ascii="Times New Roman" w:hAnsi="Times New Roman" w:cs="Times New Roman"/>
          <w:lang w:eastAsia="en-GB"/>
        </w:rPr>
        <w:t>.</w:t>
      </w:r>
    </w:p>
    <w:p w14:paraId="448322A6" w14:textId="3D4E054B"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Citations_Cumulative: </w:t>
      </w:r>
      <w:r w:rsidR="00FB7E1E" w:rsidRPr="00270BE5">
        <w:rPr>
          <w:rFonts w:ascii="Times New Roman" w:hAnsi="Times New Roman" w:cs="Times New Roman"/>
          <w:lang w:eastAsia="en-GB"/>
        </w:rPr>
        <w:t>H</w:t>
      </w:r>
      <w:r w:rsidRPr="00270BE5">
        <w:rPr>
          <w:rFonts w:ascii="Times New Roman" w:hAnsi="Times New Roman" w:cs="Times New Roman"/>
          <w:lang w:eastAsia="en-GB"/>
        </w:rPr>
        <w:t xml:space="preserve">ow many citations they have received in this year and previous years; this is only for </w:t>
      </w:r>
      <w:r w:rsidR="00E87E1E" w:rsidRPr="00270BE5">
        <w:rPr>
          <w:rFonts w:ascii="Times New Roman" w:hAnsi="Times New Roman" w:cs="Times New Roman"/>
          <w:lang w:eastAsia="en-GB"/>
        </w:rPr>
        <w:t xml:space="preserve">contributors with </w:t>
      </w:r>
      <w:r w:rsidRPr="00270BE5">
        <w:rPr>
          <w:rFonts w:ascii="Times New Roman" w:hAnsi="Times New Roman" w:cs="Times New Roman"/>
          <w:lang w:eastAsia="en-GB"/>
        </w:rPr>
        <w:t>Google Scholar pages</w:t>
      </w:r>
    </w:p>
    <w:p w14:paraId="75D5006F" w14:textId="752DD1AE"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AcademicHierarchyStrict:</w:t>
      </w:r>
    </w:p>
    <w:p w14:paraId="077EA321"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1 = Graduate Student</w:t>
      </w:r>
    </w:p>
    <w:p w14:paraId="2044E5C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2 = Postdoctoral</w:t>
      </w:r>
    </w:p>
    <w:p w14:paraId="0E2F02DF"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3 = Assistant Professor</w:t>
      </w:r>
    </w:p>
    <w:p w14:paraId="3C8DCBC0"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4 = Associate Professor</w:t>
      </w:r>
    </w:p>
    <w:p w14:paraId="26CE5B12"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5 = Professor</w:t>
      </w:r>
    </w:p>
    <w:p w14:paraId="55887E9B" w14:textId="77777777" w:rsidR="00110528" w:rsidRPr="00270BE5" w:rsidRDefault="00110528" w:rsidP="00110528">
      <w:pPr>
        <w:pStyle w:val="ListParagraph"/>
        <w:numPr>
          <w:ilvl w:val="2"/>
          <w:numId w:val="3"/>
        </w:numPr>
        <w:spacing w:after="120" w:line="280" w:lineRule="atLeast"/>
        <w:rPr>
          <w:rFonts w:ascii="Times New Roman" w:hAnsi="Times New Roman" w:cs="Times New Roman"/>
          <w:lang w:eastAsia="en-GB"/>
        </w:rPr>
      </w:pPr>
      <w:r w:rsidRPr="00270BE5">
        <w:rPr>
          <w:rFonts w:ascii="Times New Roman" w:hAnsi="Times New Roman" w:cs="Times New Roman"/>
          <w:lang w:eastAsia="en-GB"/>
        </w:rPr>
        <w:t>6 = Chaired Professor</w:t>
      </w:r>
    </w:p>
    <w:p w14:paraId="706DDB92" w14:textId="79D1EC54"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PreviousCitations: </w:t>
      </w:r>
      <w:r w:rsidR="00175400" w:rsidRPr="00270BE5">
        <w:rPr>
          <w:rFonts w:ascii="Times New Roman" w:hAnsi="Times New Roman" w:cs="Times New Roman"/>
          <w:lang w:eastAsia="en-GB"/>
        </w:rPr>
        <w:t>T</w:t>
      </w:r>
      <w:r w:rsidRPr="00270BE5">
        <w:rPr>
          <w:rFonts w:ascii="Times New Roman" w:hAnsi="Times New Roman" w:cs="Times New Roman"/>
          <w:lang w:eastAsia="en-GB"/>
        </w:rPr>
        <w:t>he number of citations they have received in all of the previous years</w:t>
      </w:r>
    </w:p>
    <w:p w14:paraId="418D5305" w14:textId="056456EB"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ContributionsbyAuthor: </w:t>
      </w:r>
      <w:r w:rsidR="00175400" w:rsidRPr="00270BE5">
        <w:rPr>
          <w:rFonts w:ascii="Times New Roman" w:hAnsi="Times New Roman" w:cs="Times New Roman"/>
          <w:lang w:eastAsia="en-GB"/>
        </w:rPr>
        <w:t>T</w:t>
      </w:r>
      <w:r w:rsidRPr="00270BE5">
        <w:rPr>
          <w:rFonts w:ascii="Times New Roman" w:hAnsi="Times New Roman" w:cs="Times New Roman"/>
          <w:lang w:eastAsia="en-GB"/>
        </w:rPr>
        <w:t>he number of contributions by this author in this conversation</w:t>
      </w:r>
    </w:p>
    <w:p w14:paraId="65B6BEB5" w14:textId="57B449E1" w:rsidR="00110528" w:rsidRPr="00270BE5" w:rsidRDefault="00110528" w:rsidP="00110528">
      <w:pPr>
        <w:pStyle w:val="ListParagraph"/>
        <w:numPr>
          <w:ilvl w:val="1"/>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Dummy variables for Discipline</w:t>
      </w:r>
      <w:r w:rsidR="00593886">
        <w:rPr>
          <w:rFonts w:ascii="Times New Roman" w:hAnsi="Times New Roman" w:cs="Times New Roman"/>
          <w:b/>
          <w:lang w:eastAsia="en-GB"/>
        </w:rPr>
        <w:t xml:space="preserve"> (36 total)</w:t>
      </w:r>
    </w:p>
    <w:p w14:paraId="70BF179F" w14:textId="77777777" w:rsidR="00110528" w:rsidRPr="00270BE5" w:rsidRDefault="00110528" w:rsidP="00110528">
      <w:pPr>
        <w:pStyle w:val="ListParagraph"/>
        <w:numPr>
          <w:ilvl w:val="0"/>
          <w:numId w:val="3"/>
        </w:numPr>
        <w:spacing w:after="120" w:line="280" w:lineRule="atLeast"/>
        <w:rPr>
          <w:rFonts w:ascii="Times New Roman" w:hAnsi="Times New Roman" w:cs="Times New Roman"/>
          <w:b/>
          <w:lang w:eastAsia="en-GB"/>
        </w:rPr>
      </w:pPr>
      <w:r w:rsidRPr="00270BE5">
        <w:rPr>
          <w:rFonts w:ascii="Times New Roman" w:hAnsi="Times New Roman" w:cs="Times New Roman"/>
          <w:b/>
          <w:lang w:eastAsia="en-GB"/>
        </w:rPr>
        <w:t>Text-Level</w:t>
      </w:r>
    </w:p>
    <w:p w14:paraId="6DFA199B" w14:textId="2BBBBF1D"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Order: </w:t>
      </w:r>
      <w:r w:rsidRPr="00270BE5">
        <w:rPr>
          <w:rFonts w:ascii="Times New Roman" w:hAnsi="Times New Roman" w:cs="Times New Roman"/>
          <w:lang w:eastAsia="en-GB"/>
        </w:rPr>
        <w:t xml:space="preserve">The order of the text pieces. </w:t>
      </w:r>
      <w:r w:rsidR="000B2D5F" w:rsidRPr="00270BE5">
        <w:rPr>
          <w:rFonts w:ascii="Times New Roman" w:hAnsi="Times New Roman" w:cs="Times New Roman"/>
          <w:lang w:eastAsia="en-GB"/>
        </w:rPr>
        <w:t>Note t</w:t>
      </w:r>
      <w:r w:rsidRPr="00270BE5">
        <w:rPr>
          <w:rFonts w:ascii="Times New Roman" w:hAnsi="Times New Roman" w:cs="Times New Roman"/>
          <w:lang w:eastAsia="en-GB"/>
        </w:rPr>
        <w:t xml:space="preserve">his is </w:t>
      </w:r>
      <w:r w:rsidRPr="00270BE5">
        <w:rPr>
          <w:rFonts w:ascii="Times New Roman" w:hAnsi="Times New Roman" w:cs="Times New Roman"/>
          <w:bCs/>
          <w:lang w:eastAsia="en-GB"/>
        </w:rPr>
        <w:t>meaningless</w:t>
      </w:r>
      <w:r w:rsidRPr="00270BE5">
        <w:rPr>
          <w:rFonts w:ascii="Times New Roman" w:hAnsi="Times New Roman" w:cs="Times New Roman"/>
          <w:b/>
          <w:bCs/>
          <w:lang w:eastAsia="en-GB"/>
        </w:rPr>
        <w:t xml:space="preserve"> </w:t>
      </w:r>
      <w:r w:rsidRPr="00270BE5">
        <w:rPr>
          <w:rFonts w:ascii="Times New Roman" w:hAnsi="Times New Roman" w:cs="Times New Roman"/>
          <w:lang w:eastAsia="en-GB"/>
        </w:rPr>
        <w:t>for Annual Questions.</w:t>
      </w:r>
    </w:p>
    <w:p w14:paraId="2EB55069" w14:textId="3B3FD70A"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 xml:space="preserve">Text: </w:t>
      </w:r>
      <w:r w:rsidR="000B2D5F" w:rsidRPr="00270BE5">
        <w:rPr>
          <w:rFonts w:ascii="Times New Roman" w:hAnsi="Times New Roman" w:cs="Times New Roman"/>
          <w:lang w:eastAsia="en-GB"/>
        </w:rPr>
        <w:t>T</w:t>
      </w:r>
      <w:r w:rsidRPr="00270BE5">
        <w:rPr>
          <w:rFonts w:ascii="Times New Roman" w:hAnsi="Times New Roman" w:cs="Times New Roman"/>
          <w:lang w:eastAsia="en-GB"/>
        </w:rPr>
        <w:t>he text of the conversation</w:t>
      </w:r>
      <w:r w:rsidR="000B2D5F" w:rsidRPr="00270BE5">
        <w:rPr>
          <w:rFonts w:ascii="Times New Roman" w:hAnsi="Times New Roman" w:cs="Times New Roman"/>
          <w:lang w:eastAsia="en-GB"/>
        </w:rPr>
        <w:t>.</w:t>
      </w:r>
    </w:p>
    <w:p w14:paraId="3214818F" w14:textId="7B24B2A0" w:rsidR="00970AF5" w:rsidRDefault="00593886" w:rsidP="00593886">
      <w:pPr>
        <w:pStyle w:val="ListParagraph"/>
        <w:numPr>
          <w:ilvl w:val="1"/>
          <w:numId w:val="3"/>
        </w:numPr>
        <w:spacing w:after="120" w:line="280" w:lineRule="atLeast"/>
        <w:rPr>
          <w:rFonts w:ascii="Times New Roman" w:hAnsi="Times New Roman" w:cs="Times New Roman"/>
          <w:lang w:eastAsia="en-GB"/>
        </w:rPr>
      </w:pPr>
      <w:r w:rsidRPr="00270BE5">
        <w:rPr>
          <w:rFonts w:ascii="Times New Roman" w:hAnsi="Times New Roman" w:cs="Times New Roman"/>
          <w:b/>
          <w:lang w:eastAsia="en-GB"/>
        </w:rPr>
        <w:t>LIWC variables</w:t>
      </w:r>
      <w:r w:rsidRPr="00270BE5">
        <w:rPr>
          <w:rFonts w:ascii="Times New Roman" w:hAnsi="Times New Roman" w:cs="Times New Roman"/>
          <w:lang w:eastAsia="en-GB"/>
        </w:rPr>
        <w:t>: See</w:t>
      </w:r>
      <w:r w:rsidR="00970AF5">
        <w:rPr>
          <w:rFonts w:ascii="Times New Roman" w:hAnsi="Times New Roman" w:cs="Times New Roman"/>
          <w:lang w:eastAsia="en-GB"/>
        </w:rPr>
        <w:t xml:space="preserve"> </w:t>
      </w:r>
      <w:r w:rsidR="00970AF5" w:rsidRPr="00970AF5">
        <w:rPr>
          <w:rFonts w:ascii="Times New Roman" w:hAnsi="Times New Roman" w:cs="Times New Roman"/>
          <w:lang w:eastAsia="en-GB"/>
        </w:rPr>
        <w:t>https://www.liwc.net/LIWC2007LanguageManual.pdf</w:t>
      </w:r>
    </w:p>
    <w:p w14:paraId="7CDAA4C8" w14:textId="6C33DA54" w:rsidR="00110528" w:rsidRPr="00270BE5" w:rsidRDefault="00110528" w:rsidP="00110528">
      <w:pPr>
        <w:pStyle w:val="ListParagraph"/>
        <w:numPr>
          <w:ilvl w:val="1"/>
          <w:numId w:val="3"/>
        </w:numPr>
        <w:spacing w:after="120" w:line="280" w:lineRule="atLeast"/>
        <w:rPr>
          <w:rFonts w:ascii="Times New Roman" w:hAnsi="Times New Roman" w:cs="Times New Roman"/>
          <w:b/>
          <w:bCs/>
          <w:lang w:eastAsia="en-GB"/>
        </w:rPr>
      </w:pPr>
      <w:r w:rsidRPr="00270BE5">
        <w:rPr>
          <w:rFonts w:ascii="Times New Roman" w:hAnsi="Times New Roman" w:cs="Times New Roman"/>
          <w:b/>
          <w:bCs/>
          <w:lang w:eastAsia="en-GB"/>
        </w:rPr>
        <w:t>Number</w:t>
      </w:r>
      <w:r w:rsidR="00593886">
        <w:rPr>
          <w:rFonts w:ascii="Times New Roman" w:hAnsi="Times New Roman" w:cs="Times New Roman"/>
          <w:b/>
          <w:bCs/>
          <w:lang w:eastAsia="en-GB"/>
        </w:rPr>
        <w:t>.</w:t>
      </w:r>
      <w:r w:rsidRPr="00270BE5">
        <w:rPr>
          <w:rFonts w:ascii="Times New Roman" w:hAnsi="Times New Roman" w:cs="Times New Roman"/>
          <w:b/>
          <w:bCs/>
          <w:lang w:eastAsia="en-GB"/>
        </w:rPr>
        <w:t xml:space="preserve">Characters: </w:t>
      </w:r>
      <w:r w:rsidR="000B2D5F" w:rsidRPr="00270BE5">
        <w:rPr>
          <w:rFonts w:ascii="Times New Roman" w:hAnsi="Times New Roman" w:cs="Times New Roman"/>
          <w:lang w:eastAsia="en-GB"/>
        </w:rPr>
        <w:t>N</w:t>
      </w:r>
      <w:r w:rsidRPr="00270BE5">
        <w:rPr>
          <w:rFonts w:ascii="Times New Roman" w:hAnsi="Times New Roman" w:cs="Times New Roman"/>
          <w:lang w:eastAsia="en-GB"/>
        </w:rPr>
        <w:t>umber of characters in the text piece</w:t>
      </w:r>
    </w:p>
    <w:p w14:paraId="6EB58533" w14:textId="24057BD6" w:rsidR="000D277A" w:rsidRDefault="000D277A">
      <w:pPr>
        <w:rPr>
          <w:ins w:id="1" w:author="Schweinsberg, Martin" w:date="2019-12-27T09:40:00Z"/>
        </w:rPr>
      </w:pPr>
    </w:p>
    <w:p w14:paraId="016C75CC" w14:textId="38EFB74D" w:rsidR="006A51D7" w:rsidRDefault="006A51D7">
      <w:pPr>
        <w:rPr>
          <w:ins w:id="2" w:author="Schweinsberg, Martin" w:date="2019-12-27T09:40:00Z"/>
        </w:rPr>
      </w:pPr>
    </w:p>
    <w:p w14:paraId="5F57D48C" w14:textId="77777777" w:rsidR="006A51D7" w:rsidRDefault="006A51D7"/>
    <w:sectPr w:rsidR="006A5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w:altName w:val="Segoe UI Historic"/>
    <w:panose1 w:val="00000000000000000000"/>
    <w:charset w:val="00"/>
    <w:family w:val="auto"/>
    <w:pitch w:val="variable"/>
    <w:sig w:usb0="A00002FF" w:usb1="7800205A" w:usb2="146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EA6FF8"/>
    <w:multiLevelType w:val="multilevel"/>
    <w:tmpl w:val="A28A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hweinsberg, Martin">
    <w15:presenceInfo w15:providerId="AD" w15:userId="S::martin.schweinsberg@esmt.org::2e0c969a-5b08-4bc2-9c3a-10bed1ef4a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28"/>
    <w:rsid w:val="00016000"/>
    <w:rsid w:val="00036236"/>
    <w:rsid w:val="000434AB"/>
    <w:rsid w:val="0006275C"/>
    <w:rsid w:val="000734AF"/>
    <w:rsid w:val="00074427"/>
    <w:rsid w:val="000B2D5F"/>
    <w:rsid w:val="000D277A"/>
    <w:rsid w:val="000D4660"/>
    <w:rsid w:val="00110528"/>
    <w:rsid w:val="00174800"/>
    <w:rsid w:val="00175400"/>
    <w:rsid w:val="001A48CF"/>
    <w:rsid w:val="001F55DE"/>
    <w:rsid w:val="0025484A"/>
    <w:rsid w:val="002551DE"/>
    <w:rsid w:val="00270BE5"/>
    <w:rsid w:val="00337223"/>
    <w:rsid w:val="00382097"/>
    <w:rsid w:val="003A092F"/>
    <w:rsid w:val="004370D1"/>
    <w:rsid w:val="00470D15"/>
    <w:rsid w:val="005860E6"/>
    <w:rsid w:val="00593886"/>
    <w:rsid w:val="005D294A"/>
    <w:rsid w:val="005F10B8"/>
    <w:rsid w:val="00632CEF"/>
    <w:rsid w:val="006A51D7"/>
    <w:rsid w:val="0070430B"/>
    <w:rsid w:val="00773223"/>
    <w:rsid w:val="00784F8D"/>
    <w:rsid w:val="007936DA"/>
    <w:rsid w:val="007B2C90"/>
    <w:rsid w:val="00804231"/>
    <w:rsid w:val="00841F9C"/>
    <w:rsid w:val="008F1AEF"/>
    <w:rsid w:val="00923E5D"/>
    <w:rsid w:val="0096144D"/>
    <w:rsid w:val="00970AF5"/>
    <w:rsid w:val="009F6C1E"/>
    <w:rsid w:val="009F702A"/>
    <w:rsid w:val="00A13086"/>
    <w:rsid w:val="00B56571"/>
    <w:rsid w:val="00BE5972"/>
    <w:rsid w:val="00C317D3"/>
    <w:rsid w:val="00C51391"/>
    <w:rsid w:val="00E12494"/>
    <w:rsid w:val="00E53A09"/>
    <w:rsid w:val="00E74953"/>
    <w:rsid w:val="00E87E1E"/>
    <w:rsid w:val="00F343AD"/>
    <w:rsid w:val="00F71728"/>
    <w:rsid w:val="00FA0E8E"/>
    <w:rsid w:val="00FB7E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E1FE"/>
  <w15:chartTrackingRefBased/>
  <w15:docId w15:val="{E44719DF-4F67-410C-9E97-74D16A9A6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528"/>
    <w:pPr>
      <w:spacing w:after="120" w:line="280" w:lineRule="atLeast"/>
      <w:jc w:val="both"/>
    </w:pPr>
    <w:rPr>
      <w:rFonts w:ascii="Palatino" w:eastAsia="PMingLiU" w:hAnsi="Palatino" w:cs="Times New Roman"/>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528"/>
    <w:pPr>
      <w:spacing w:after="80" w:line="240" w:lineRule="auto"/>
      <w:ind w:left="720"/>
      <w:contextualSpacing/>
      <w:jc w:val="left"/>
    </w:pPr>
    <w:rPr>
      <w:rFonts w:eastAsiaTheme="minorHAnsi" w:cstheme="minorBidi"/>
      <w:lang w:val="en-GB" w:eastAsia="en-US"/>
    </w:rPr>
  </w:style>
  <w:style w:type="paragraph" w:styleId="NormalWeb">
    <w:name w:val="Normal (Web)"/>
    <w:basedOn w:val="Normal"/>
    <w:uiPriority w:val="99"/>
    <w:unhideWhenUsed/>
    <w:rsid w:val="00110528"/>
    <w:pPr>
      <w:spacing w:before="100" w:beforeAutospacing="1" w:after="100" w:afterAutospacing="1" w:line="240" w:lineRule="auto"/>
      <w:jc w:val="left"/>
    </w:pPr>
    <w:rPr>
      <w:rFonts w:ascii="Times New Roman" w:eastAsia="Times New Roman" w:hAnsi="Times New Roman"/>
      <w:lang w:eastAsia="en-US"/>
    </w:rPr>
  </w:style>
  <w:style w:type="character" w:styleId="Hyperlink">
    <w:name w:val="Hyperlink"/>
    <w:basedOn w:val="DefaultParagraphFont"/>
    <w:uiPriority w:val="99"/>
    <w:unhideWhenUsed/>
    <w:rsid w:val="000434AB"/>
    <w:rPr>
      <w:color w:val="0563C1" w:themeColor="hyperlink"/>
      <w:u w:val="single"/>
    </w:rPr>
  </w:style>
  <w:style w:type="character" w:styleId="UnresolvedMention">
    <w:name w:val="Unresolved Mention"/>
    <w:basedOn w:val="DefaultParagraphFont"/>
    <w:uiPriority w:val="99"/>
    <w:semiHidden/>
    <w:unhideWhenUsed/>
    <w:rsid w:val="000434AB"/>
    <w:rPr>
      <w:color w:val="605E5C"/>
      <w:shd w:val="clear" w:color="auto" w:fill="E1DFDD"/>
    </w:rPr>
  </w:style>
  <w:style w:type="paragraph" w:styleId="BalloonText">
    <w:name w:val="Balloon Text"/>
    <w:basedOn w:val="Normal"/>
    <w:link w:val="BalloonTextChar"/>
    <w:uiPriority w:val="99"/>
    <w:semiHidden/>
    <w:unhideWhenUsed/>
    <w:rsid w:val="00804231"/>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4231"/>
    <w:rPr>
      <w:rFonts w:ascii="Times New Roman" w:eastAsia="PMingLiU" w:hAnsi="Times New Roman" w:cs="Times New Roman"/>
      <w:sz w:val="18"/>
      <w:szCs w:val="18"/>
      <w:lang w:eastAsia="zh-TW"/>
    </w:rPr>
  </w:style>
  <w:style w:type="character" w:styleId="CommentReference">
    <w:name w:val="annotation reference"/>
    <w:basedOn w:val="DefaultParagraphFont"/>
    <w:uiPriority w:val="99"/>
    <w:semiHidden/>
    <w:unhideWhenUsed/>
    <w:rsid w:val="00593886"/>
    <w:rPr>
      <w:sz w:val="16"/>
      <w:szCs w:val="16"/>
    </w:rPr>
  </w:style>
  <w:style w:type="paragraph" w:styleId="CommentText">
    <w:name w:val="annotation text"/>
    <w:basedOn w:val="Normal"/>
    <w:link w:val="CommentTextChar"/>
    <w:uiPriority w:val="99"/>
    <w:semiHidden/>
    <w:unhideWhenUsed/>
    <w:rsid w:val="00593886"/>
    <w:pPr>
      <w:spacing w:line="240" w:lineRule="auto"/>
    </w:pPr>
    <w:rPr>
      <w:sz w:val="20"/>
      <w:szCs w:val="20"/>
    </w:rPr>
  </w:style>
  <w:style w:type="character" w:customStyle="1" w:styleId="CommentTextChar">
    <w:name w:val="Comment Text Char"/>
    <w:basedOn w:val="DefaultParagraphFont"/>
    <w:link w:val="CommentText"/>
    <w:uiPriority w:val="99"/>
    <w:semiHidden/>
    <w:rsid w:val="00593886"/>
    <w:rPr>
      <w:rFonts w:ascii="Palatino" w:eastAsia="PMingLiU" w:hAnsi="Palatino" w:cs="Times New Roman"/>
      <w:sz w:val="20"/>
      <w:szCs w:val="20"/>
      <w:lang w:eastAsia="zh-TW"/>
    </w:rPr>
  </w:style>
  <w:style w:type="paragraph" w:styleId="CommentSubject">
    <w:name w:val="annotation subject"/>
    <w:basedOn w:val="CommentText"/>
    <w:next w:val="CommentText"/>
    <w:link w:val="CommentSubjectChar"/>
    <w:uiPriority w:val="99"/>
    <w:semiHidden/>
    <w:unhideWhenUsed/>
    <w:rsid w:val="00593886"/>
    <w:rPr>
      <w:b/>
      <w:bCs/>
    </w:rPr>
  </w:style>
  <w:style w:type="character" w:customStyle="1" w:styleId="CommentSubjectChar">
    <w:name w:val="Comment Subject Char"/>
    <w:basedOn w:val="CommentTextChar"/>
    <w:link w:val="CommentSubject"/>
    <w:uiPriority w:val="99"/>
    <w:semiHidden/>
    <w:rsid w:val="00593886"/>
    <w:rPr>
      <w:rFonts w:ascii="Palatino" w:eastAsia="PMingLiU" w:hAnsi="Palatino" w:cs="Times New Roman"/>
      <w:b/>
      <w:bCs/>
      <w:sz w:val="20"/>
      <w:szCs w:val="20"/>
      <w:lang w:eastAsia="zh-TW"/>
    </w:rPr>
  </w:style>
  <w:style w:type="character" w:styleId="FollowedHyperlink">
    <w:name w:val="FollowedHyperlink"/>
    <w:basedOn w:val="DefaultParagraphFont"/>
    <w:uiPriority w:val="99"/>
    <w:semiHidden/>
    <w:unhideWhenUsed/>
    <w:rsid w:val="005938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69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dge.org/conversation/japan-inc-meets-the-digerati" TargetMode="External"/><Relationship Id="rId3" Type="http://schemas.openxmlformats.org/officeDocument/2006/relationships/settings" Target="settings.xml"/><Relationship Id="rId7" Type="http://schemas.openxmlformats.org/officeDocument/2006/relationships/hyperlink" Target="http://edge.org/conversation/cities-as-garde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dge.org/conversation/the-evolved-self-management-system" TargetMode="External"/><Relationship Id="rId11" Type="http://schemas.openxmlformats.org/officeDocument/2006/relationships/theme" Target="theme/theme1.xml"/><Relationship Id="rId5" Type="http://schemas.openxmlformats.org/officeDocument/2006/relationships/hyperlink" Target="http://edge.org/conversation/how-democracy-works-or-why-perfect-elections-should-all-end-in-ties"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2416</Words>
  <Characters>13775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Schweinsberg, Martin</cp:lastModifiedBy>
  <cp:revision>6</cp:revision>
  <dcterms:created xsi:type="dcterms:W3CDTF">2019-12-26T12:58:00Z</dcterms:created>
  <dcterms:modified xsi:type="dcterms:W3CDTF">2019-12-26T22:44:00Z</dcterms:modified>
</cp:coreProperties>
</file>